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33B3" w14:textId="589F48F9" w:rsidR="005B341A" w:rsidRPr="00F11312" w:rsidRDefault="005B341A" w:rsidP="00C83A50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 xml:space="preserve">About </w:t>
      </w:r>
      <w:r w:rsidR="00C83A50" w:rsidRPr="00F11312">
        <w:rPr>
          <w:rFonts w:ascii="Arial" w:hAnsi="Arial" w:cs="Arial"/>
          <w:b/>
          <w:bCs/>
          <w:sz w:val="22"/>
          <w:szCs w:val="22"/>
        </w:rPr>
        <w:t xml:space="preserve">PM MITRA Park Amravati, Maharashtra </w:t>
      </w:r>
      <w:r w:rsidR="65274B7F" w:rsidRPr="00F11312">
        <w:rPr>
          <w:rFonts w:ascii="Arial" w:hAnsi="Arial" w:cs="Arial"/>
          <w:b/>
          <w:bCs/>
          <w:sz w:val="22"/>
          <w:szCs w:val="22"/>
        </w:rPr>
        <w:t>(static)</w:t>
      </w:r>
    </w:p>
    <w:p w14:paraId="0BD12027" w14:textId="3B236D09" w:rsidR="172CE9B9" w:rsidRPr="00F11312" w:rsidRDefault="172CE9B9">
      <w:pPr>
        <w:rPr>
          <w:rFonts w:ascii="Arial" w:hAnsi="Arial" w:cs="Arial"/>
          <w:b/>
          <w:sz w:val="22"/>
          <w:szCs w:val="22"/>
        </w:rPr>
      </w:pPr>
    </w:p>
    <w:tbl>
      <w:tblPr>
        <w:tblW w:w="91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4315"/>
      </w:tblGrid>
      <w:tr w:rsidR="005B341A" w:rsidRPr="00F11312" w14:paraId="5B33C63B" w14:textId="77777777" w:rsidTr="0060C70F">
        <w:trPr>
          <w:trHeight w:val="503"/>
        </w:trPr>
        <w:tc>
          <w:tcPr>
            <w:tcW w:w="484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 w:themeFill="background1"/>
            <w:vAlign w:val="center"/>
            <w:hideMark/>
          </w:tcPr>
          <w:p w14:paraId="762F5830" w14:textId="51929192" w:rsidR="00C5688A" w:rsidRPr="00F11312" w:rsidRDefault="52F6049C" w:rsidP="07FED06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Salient features: </w:t>
            </w:r>
          </w:p>
          <w:p w14:paraId="4173DEF0" w14:textId="65A5C3A6" w:rsidR="00E020CD" w:rsidRPr="00F11312" w:rsidRDefault="00E020CD" w:rsidP="00E020C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 xml:space="preserve">Land area: </w:t>
            </w:r>
            <w:r w:rsidR="00C83A50" w:rsidRPr="00F11312">
              <w:rPr>
                <w:rFonts w:ascii="Arial" w:hAnsi="Arial" w:cs="Arial"/>
                <w:sz w:val="22"/>
                <w:szCs w:val="22"/>
              </w:rPr>
              <w:t xml:space="preserve">1020 </w:t>
            </w:r>
            <w:r w:rsidRPr="00F11312">
              <w:rPr>
                <w:rFonts w:ascii="Arial" w:hAnsi="Arial" w:cs="Arial"/>
                <w:sz w:val="22"/>
                <w:szCs w:val="22"/>
              </w:rPr>
              <w:t>acres (~</w:t>
            </w:r>
            <w:r w:rsidR="00F11312" w:rsidRPr="00F11312">
              <w:rPr>
                <w:rFonts w:ascii="Arial" w:hAnsi="Arial" w:cs="Arial"/>
                <w:sz w:val="22"/>
                <w:szCs w:val="22"/>
              </w:rPr>
              <w:t xml:space="preserve">4.13 </w:t>
            </w:r>
            <w:r w:rsidRPr="00F11312">
              <w:rPr>
                <w:rFonts w:ascii="Arial" w:hAnsi="Arial" w:cs="Arial"/>
                <w:sz w:val="22"/>
                <w:szCs w:val="22"/>
              </w:rPr>
              <w:t>sq. km)</w:t>
            </w:r>
          </w:p>
          <w:p w14:paraId="097B5E64" w14:textId="66FD86EC" w:rsidR="00E020CD" w:rsidRPr="00F11312" w:rsidRDefault="00E020CD" w:rsidP="00E020C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 xml:space="preserve">Project cost: INR </w:t>
            </w:r>
            <w:r w:rsidR="00C83A50" w:rsidRPr="00F11312">
              <w:rPr>
                <w:rFonts w:ascii="Arial" w:hAnsi="Arial" w:cs="Arial"/>
                <w:sz w:val="22"/>
                <w:szCs w:val="22"/>
              </w:rPr>
              <w:t>1,492</w:t>
            </w:r>
            <w:r w:rsidRPr="00F11312">
              <w:rPr>
                <w:rFonts w:ascii="Arial" w:hAnsi="Arial" w:cs="Arial"/>
                <w:sz w:val="22"/>
                <w:szCs w:val="22"/>
              </w:rPr>
              <w:t xml:space="preserve"> Cr (~</w:t>
            </w:r>
            <w:r w:rsidR="007D374D">
              <w:rPr>
                <w:rFonts w:ascii="Arial" w:hAnsi="Arial" w:cs="Arial"/>
                <w:sz w:val="22"/>
                <w:szCs w:val="22"/>
              </w:rPr>
              <w:t>166</w:t>
            </w:r>
            <w:r w:rsidR="00F11312" w:rsidRPr="00F1131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11312">
              <w:rPr>
                <w:rFonts w:ascii="Arial" w:hAnsi="Arial" w:cs="Arial"/>
                <w:sz w:val="22"/>
                <w:szCs w:val="22"/>
              </w:rPr>
              <w:t>USD million)</w:t>
            </w:r>
          </w:p>
          <w:p w14:paraId="1934AF5E" w14:textId="6A4FF4D2" w:rsidR="00C5688A" w:rsidRPr="00F11312" w:rsidRDefault="522CBF6E" w:rsidP="00E020C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GoI grant:</w:t>
            </w:r>
            <w:r w:rsidR="697F1B32" w:rsidRPr="00F11312">
              <w:rPr>
                <w:rFonts w:ascii="Arial" w:hAnsi="Arial" w:cs="Arial"/>
                <w:sz w:val="22"/>
                <w:szCs w:val="22"/>
              </w:rPr>
              <w:t xml:space="preserve"> INR...Cr (..m USD)</w:t>
            </w:r>
          </w:p>
          <w:p w14:paraId="0A7D3657" w14:textId="2F8B3A47" w:rsidR="00C5688A" w:rsidRPr="00F11312" w:rsidRDefault="522CBF6E" w:rsidP="00C5688A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Implementation model:</w:t>
            </w:r>
            <w:r w:rsidR="09F64BC4" w:rsidRPr="00F1131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83A50" w:rsidRPr="00F11312">
              <w:rPr>
                <w:rFonts w:ascii="Arial" w:hAnsi="Arial" w:cs="Arial"/>
                <w:sz w:val="22"/>
                <w:szCs w:val="22"/>
              </w:rPr>
              <w:t>Brownfield SIA (MIDC)</w:t>
            </w:r>
          </w:p>
          <w:p w14:paraId="3430060B" w14:textId="4734CEC7" w:rsidR="00C5688A" w:rsidRPr="00F11312" w:rsidRDefault="6A7D95CC" w:rsidP="45AFBAF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Offering</w:t>
            </w:r>
            <w:r w:rsidR="522CBF6E"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s: </w:t>
            </w:r>
          </w:p>
          <w:p w14:paraId="251DA5FC" w14:textId="0AA3DDEE" w:rsidR="00C5688A" w:rsidRPr="00F11312" w:rsidRDefault="7CA8DEB5" w:rsidP="1208FFDF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Industrial plots</w:t>
            </w:r>
            <w:r w:rsidR="00C83A50" w:rsidRPr="00F11312">
              <w:rPr>
                <w:rFonts w:ascii="Arial" w:hAnsi="Arial" w:cs="Arial"/>
                <w:sz w:val="22"/>
                <w:szCs w:val="22"/>
              </w:rPr>
              <w:t xml:space="preserve"> : 620 acres</w:t>
            </w:r>
          </w:p>
          <w:p w14:paraId="0A7D5FC9" w14:textId="71DF3976" w:rsidR="005B341A" w:rsidRPr="00F11312" w:rsidRDefault="2AE5600E" w:rsidP="001D6D6E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Plug-and-Play Units</w:t>
            </w:r>
          </w:p>
          <w:p w14:paraId="76151A74" w14:textId="3486DD4D" w:rsidR="000F68E9" w:rsidRPr="00F11312" w:rsidRDefault="000F68E9" w:rsidP="001D6D6E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Water Supply and Drainage</w:t>
            </w:r>
          </w:p>
          <w:p w14:paraId="62945165" w14:textId="3E865889" w:rsidR="000F68E9" w:rsidRPr="00F11312" w:rsidRDefault="000F68E9" w:rsidP="001D6D6E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Power Infrastructure</w:t>
            </w:r>
          </w:p>
          <w:p w14:paraId="7E555F30" w14:textId="5580BE51" w:rsidR="000F68E9" w:rsidRPr="00F11312" w:rsidRDefault="000F68E9" w:rsidP="001D6D6E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Solar Power Plant</w:t>
            </w:r>
          </w:p>
          <w:p w14:paraId="7A19E368" w14:textId="406A2164" w:rsidR="005B341A" w:rsidRPr="00F11312" w:rsidRDefault="02D81366" w:rsidP="4CC9909D">
            <w:pPr>
              <w:spacing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sz w:val="22"/>
                <w:szCs w:val="22"/>
              </w:rPr>
              <w:t xml:space="preserve">Features: </w:t>
            </w:r>
          </w:p>
          <w:p w14:paraId="318B151F" w14:textId="77777777" w:rsidR="00C83A50" w:rsidRPr="00F11312" w:rsidRDefault="00C83A50" w:rsidP="00C83A50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CETP (10 MLD)</w:t>
            </w:r>
          </w:p>
          <w:p w14:paraId="60DEE3F4" w14:textId="19DC3FDF" w:rsidR="00C83A50" w:rsidRPr="00F11312" w:rsidRDefault="00C83A50" w:rsidP="00C83A50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STP (2 MLD) with Sewerage system</w:t>
            </w:r>
          </w:p>
          <w:p w14:paraId="016FB7D6" w14:textId="77777777" w:rsidR="00C83A50" w:rsidRPr="00F11312" w:rsidRDefault="00C83A50" w:rsidP="00C83A50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Training Centre</w:t>
            </w:r>
          </w:p>
          <w:p w14:paraId="242512A4" w14:textId="77777777" w:rsidR="00C83A50" w:rsidRPr="00F11312" w:rsidRDefault="00C83A50" w:rsidP="00C83A50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Workers’ accommodation</w:t>
            </w:r>
          </w:p>
          <w:p w14:paraId="6350780B" w14:textId="77777777" w:rsidR="00C83A50" w:rsidRPr="00F11312" w:rsidRDefault="00C83A50" w:rsidP="00C83A50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Plug &amp; Play Units</w:t>
            </w:r>
          </w:p>
          <w:p w14:paraId="71C36066" w14:textId="77777777" w:rsidR="00C83A50" w:rsidRPr="00F11312" w:rsidRDefault="00C83A50" w:rsidP="00C83A50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Administrative Office</w:t>
            </w:r>
          </w:p>
          <w:p w14:paraId="57784531" w14:textId="7977534B" w:rsidR="00C83A50" w:rsidRPr="00F11312" w:rsidRDefault="00C83A50" w:rsidP="00C83A50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SCADA , etc.</w:t>
            </w: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577A9BFA" w14:textId="1D72C83B" w:rsidR="00C5688A" w:rsidRPr="00F11312" w:rsidRDefault="522CBF6E" w:rsidP="00C83A50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Competitive costs: </w:t>
            </w:r>
          </w:p>
          <w:p w14:paraId="07A8FED5" w14:textId="4B5514C9" w:rsidR="00C5688A" w:rsidRPr="00F11312" w:rsidRDefault="522CBF6E" w:rsidP="068A722A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Power:</w:t>
            </w:r>
            <w:r w:rsidR="00085D07" w:rsidRPr="00F11312">
              <w:rPr>
                <w:rFonts w:ascii="Arial" w:hAnsi="Arial" w:cs="Arial"/>
                <w:sz w:val="22"/>
                <w:szCs w:val="22"/>
              </w:rPr>
              <w:t xml:space="preserve"> Rs</w:t>
            </w:r>
            <w:r w:rsidRPr="00F1131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D6D6E" w:rsidRPr="00F11312">
              <w:rPr>
                <w:rFonts w:ascii="Arial" w:hAnsi="Arial" w:cs="Arial"/>
                <w:sz w:val="22"/>
                <w:szCs w:val="22"/>
              </w:rPr>
              <w:t>4.5</w:t>
            </w:r>
            <w:r w:rsidR="007F520D" w:rsidRPr="00F1131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11312">
              <w:rPr>
                <w:rFonts w:ascii="Arial" w:hAnsi="Arial" w:cs="Arial"/>
                <w:sz w:val="22"/>
                <w:szCs w:val="22"/>
              </w:rPr>
              <w:t>/ unit</w:t>
            </w:r>
          </w:p>
          <w:p w14:paraId="09E3C8E0" w14:textId="66986E1D" w:rsidR="00C5688A" w:rsidRPr="00F11312" w:rsidRDefault="522CBF6E" w:rsidP="4D18AAA8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Water: Rs</w:t>
            </w:r>
            <w:r w:rsidR="00085D07" w:rsidRPr="00F1131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D6D6E" w:rsidRPr="00F11312">
              <w:rPr>
                <w:rFonts w:ascii="Arial" w:hAnsi="Arial" w:cs="Arial"/>
                <w:sz w:val="22"/>
                <w:szCs w:val="22"/>
              </w:rPr>
              <w:t xml:space="preserve">25 </w:t>
            </w:r>
            <w:r w:rsidRPr="00F11312">
              <w:rPr>
                <w:rFonts w:ascii="Arial" w:hAnsi="Arial" w:cs="Arial"/>
                <w:sz w:val="22"/>
                <w:szCs w:val="22"/>
              </w:rPr>
              <w:t>/ KL</w:t>
            </w:r>
          </w:p>
          <w:p w14:paraId="478E0FAD" w14:textId="7D808A5C" w:rsidR="00C5688A" w:rsidRPr="00F11312" w:rsidRDefault="522CBF6E" w:rsidP="1D581EA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Projected outcomes: </w:t>
            </w:r>
          </w:p>
          <w:p w14:paraId="7FD235BA" w14:textId="4F74F2F6" w:rsidR="00C5688A" w:rsidRPr="00F11312" w:rsidRDefault="522CBF6E" w:rsidP="00C5688A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Direct</w:t>
            </w:r>
            <w:r w:rsidR="52F6049C"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jobs: </w:t>
            </w:r>
            <w:r w:rsidR="00C83A50" w:rsidRPr="00F11312">
              <w:rPr>
                <w:rFonts w:ascii="Arial" w:hAnsi="Arial" w:cs="Arial"/>
                <w:sz w:val="22"/>
                <w:szCs w:val="22"/>
              </w:rPr>
              <w:t>50,000</w:t>
            </w:r>
          </w:p>
          <w:p w14:paraId="647E862F" w14:textId="4F6C27CC" w:rsidR="00C5688A" w:rsidRPr="00F11312" w:rsidRDefault="51C15A6A" w:rsidP="00C5688A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Investment: </w:t>
            </w:r>
            <w:r w:rsidRPr="00F11312">
              <w:rPr>
                <w:rFonts w:ascii="Arial" w:hAnsi="Arial" w:cs="Arial"/>
                <w:sz w:val="22"/>
                <w:szCs w:val="22"/>
              </w:rPr>
              <w:t xml:space="preserve">INR </w:t>
            </w:r>
            <w:r w:rsidR="00C83A50" w:rsidRPr="00F11312">
              <w:rPr>
                <w:rFonts w:ascii="Arial" w:hAnsi="Arial" w:cs="Arial"/>
                <w:sz w:val="22"/>
                <w:szCs w:val="22"/>
              </w:rPr>
              <w:t xml:space="preserve">6000+ </w:t>
            </w:r>
            <w:r w:rsidRPr="00F11312">
              <w:rPr>
                <w:rFonts w:ascii="Arial" w:hAnsi="Arial" w:cs="Arial"/>
                <w:sz w:val="22"/>
                <w:szCs w:val="22"/>
              </w:rPr>
              <w:t>+ Cr (</w:t>
            </w:r>
            <w:r w:rsidR="00F11312" w:rsidRPr="00F11312">
              <w:rPr>
                <w:rFonts w:ascii="Arial" w:hAnsi="Arial" w:cs="Arial"/>
                <w:sz w:val="22"/>
                <w:szCs w:val="22"/>
              </w:rPr>
              <w:t>723 M</w:t>
            </w:r>
            <w:r w:rsidRPr="00F11312">
              <w:rPr>
                <w:rFonts w:ascii="Arial" w:hAnsi="Arial" w:cs="Arial"/>
                <w:sz w:val="22"/>
                <w:szCs w:val="22"/>
              </w:rPr>
              <w:t xml:space="preserve"> USD)</w:t>
            </w:r>
          </w:p>
          <w:p w14:paraId="3B909D10" w14:textId="03C65822" w:rsidR="005B341A" w:rsidRPr="00F11312" w:rsidRDefault="52F6049C" w:rsidP="06FA7B0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Sustainability rating: </w:t>
            </w:r>
            <w:r w:rsidR="3A7ED820" w:rsidRPr="00F11312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(coming soon)</w:t>
            </w:r>
          </w:p>
        </w:tc>
        <w:tc>
          <w:tcPr>
            <w:tcW w:w="4315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shd w:val="clear" w:color="auto" w:fill="FFFFFF" w:themeFill="background1"/>
            <w:vAlign w:val="center"/>
            <w:hideMark/>
          </w:tcPr>
          <w:p w14:paraId="38E110EC" w14:textId="2EC3A633" w:rsidR="005B341A" w:rsidRPr="00F11312" w:rsidRDefault="005B341A" w:rsidP="0060C70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Video</w:t>
            </w:r>
            <w:r w:rsidR="119A533B"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(required from state)</w:t>
            </w:r>
            <w:r w:rsidR="0C06318C"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/ CM Tweet/ pic/ launch pic of PM&amp; CM</w:t>
            </w:r>
          </w:p>
          <w:p w14:paraId="35E632B3" w14:textId="667FAF39" w:rsidR="005B341A" w:rsidRPr="00F11312" w:rsidRDefault="005B341A" w:rsidP="00C83A5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6C48B107" w14:textId="77777777" w:rsidR="005B341A" w:rsidRPr="00F11312" w:rsidRDefault="005B341A" w:rsidP="005B341A">
      <w:pPr>
        <w:rPr>
          <w:rFonts w:ascii="Arial" w:hAnsi="Arial" w:cs="Arial"/>
          <w:b/>
          <w:bCs/>
          <w:sz w:val="22"/>
          <w:szCs w:val="22"/>
        </w:rPr>
      </w:pPr>
    </w:p>
    <w:p w14:paraId="27392A18" w14:textId="2B88F9C2" w:rsidR="005B341A" w:rsidRPr="00F11312" w:rsidRDefault="005B341A" w:rsidP="005B341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Connectivity </w:t>
      </w:r>
      <w:r w:rsidR="68E2F82E" w:rsidRPr="00F11312">
        <w:rPr>
          <w:rFonts w:ascii="Arial" w:hAnsi="Arial" w:cs="Arial"/>
          <w:b/>
          <w:bCs/>
          <w:sz w:val="22"/>
          <w:szCs w:val="22"/>
        </w:rPr>
        <w:t>(static)</w:t>
      </w:r>
    </w:p>
    <w:p w14:paraId="29116128" w14:textId="77777777" w:rsidR="00C83A50" w:rsidRPr="00F11312" w:rsidRDefault="00C83A50" w:rsidP="00C83A50">
      <w:pPr>
        <w:pStyle w:val="ListParagraph"/>
        <w:numPr>
          <w:ilvl w:val="0"/>
          <w:numId w:val="32"/>
        </w:num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1312">
        <w:rPr>
          <w:rFonts w:ascii="Arial" w:eastAsia="Times New Roman" w:hAnsi="Arial" w:cs="Arial"/>
          <w:kern w:val="0"/>
          <w:sz w:val="22"/>
          <w:szCs w:val="22"/>
          <w14:ligatures w14:val="none"/>
        </w:rPr>
        <w:t>Road Connectivity – Connectivity to Mumbai–Nagpur Expressway (30 km)</w:t>
      </w:r>
    </w:p>
    <w:p w14:paraId="2E6E18E2" w14:textId="77777777" w:rsidR="00C83A50" w:rsidRPr="00F11312" w:rsidRDefault="00C83A50" w:rsidP="00C83A50">
      <w:pPr>
        <w:pStyle w:val="ListParagraph"/>
        <w:numPr>
          <w:ilvl w:val="0"/>
          <w:numId w:val="32"/>
        </w:num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1312">
        <w:rPr>
          <w:rFonts w:ascii="Arial" w:eastAsia="Times New Roman" w:hAnsi="Arial" w:cs="Arial"/>
          <w:kern w:val="0"/>
          <w:sz w:val="22"/>
          <w:szCs w:val="22"/>
          <w14:ligatures w14:val="none"/>
        </w:rPr>
        <w:t>Railway – Amravati Railway (25 km), Badnera Railway (35 km), Walegaon Railway (43 km)</w:t>
      </w:r>
    </w:p>
    <w:p w14:paraId="0EBE5F40" w14:textId="77777777" w:rsidR="00C83A50" w:rsidRPr="00F11312" w:rsidRDefault="00C83A50" w:rsidP="00C83A50">
      <w:pPr>
        <w:pStyle w:val="ListParagraph"/>
        <w:numPr>
          <w:ilvl w:val="0"/>
          <w:numId w:val="32"/>
        </w:numPr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11312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Airport – Amravati Airport (42 km), Nagpur Airport (138 km), Mumbai Airport (710 km)</w:t>
      </w:r>
    </w:p>
    <w:p w14:paraId="700036B2" w14:textId="44D2E7F9" w:rsidR="00C83A50" w:rsidRPr="00F11312" w:rsidRDefault="00C83A50" w:rsidP="00C83A50">
      <w:pPr>
        <w:pStyle w:val="ListParagraph"/>
        <w:numPr>
          <w:ilvl w:val="0"/>
          <w:numId w:val="32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eastAsia="Times New Roman" w:hAnsi="Arial" w:cs="Arial"/>
          <w:kern w:val="0"/>
          <w:sz w:val="22"/>
          <w:szCs w:val="22"/>
          <w14:ligatures w14:val="none"/>
        </w:rPr>
        <w:t>Seaport – Jawaharlal Nehru Port Trust (697 km), Mumbai Port Trust (701 km)</w:t>
      </w:r>
    </w:p>
    <w:p w14:paraId="2C2BC12A" w14:textId="77777777" w:rsidR="00C83A50" w:rsidRPr="00F11312" w:rsidRDefault="00C83A50" w:rsidP="00C83A50">
      <w:pPr>
        <w:rPr>
          <w:rFonts w:ascii="Arial" w:hAnsi="Arial" w:cs="Arial"/>
          <w:b/>
          <w:bCs/>
          <w:sz w:val="22"/>
          <w:szCs w:val="22"/>
        </w:rPr>
      </w:pPr>
    </w:p>
    <w:p w14:paraId="42DA50FF" w14:textId="628040C2" w:rsidR="005B341A" w:rsidRPr="00F11312" w:rsidRDefault="005B341A" w:rsidP="00B239F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 xml:space="preserve">Site progress </w:t>
      </w:r>
      <w:r w:rsidR="7566D63F" w:rsidRPr="00F11312">
        <w:rPr>
          <w:rFonts w:ascii="Arial" w:hAnsi="Arial" w:cs="Arial"/>
          <w:b/>
          <w:bCs/>
          <w:sz w:val="22"/>
          <w:szCs w:val="22"/>
        </w:rPr>
        <w:t>(dynamic)</w:t>
      </w:r>
      <w:r w:rsidRPr="00F11312">
        <w:rPr>
          <w:rFonts w:ascii="Arial" w:hAnsi="Arial" w:cs="Arial"/>
          <w:b/>
          <w:bCs/>
          <w:sz w:val="22"/>
          <w:szCs w:val="22"/>
        </w:rPr>
        <w:t xml:space="preserve"> –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95"/>
        <w:gridCol w:w="1883"/>
        <w:gridCol w:w="1508"/>
        <w:gridCol w:w="1459"/>
        <w:gridCol w:w="1402"/>
        <w:gridCol w:w="1403"/>
      </w:tblGrid>
      <w:tr w:rsidR="000F68E9" w:rsidRPr="00F11312" w14:paraId="7C642CC1" w14:textId="77777777" w:rsidTr="00F11312">
        <w:trPr>
          <w:trHeight w:val="300"/>
        </w:trPr>
        <w:tc>
          <w:tcPr>
            <w:tcW w:w="1697" w:type="dxa"/>
          </w:tcPr>
          <w:p w14:paraId="641D1185" w14:textId="1C46E969" w:rsidR="011C8DFF" w:rsidRPr="00F11312" w:rsidRDefault="3910973F" w:rsidP="011C8D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Land and site development </w:t>
            </w:r>
          </w:p>
        </w:tc>
        <w:tc>
          <w:tcPr>
            <w:tcW w:w="1891" w:type="dxa"/>
          </w:tcPr>
          <w:p w14:paraId="2E70D0BB" w14:textId="20DE19F0" w:rsidR="011C8DFF" w:rsidRPr="00F11312" w:rsidRDefault="3910973F" w:rsidP="011C8DFF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Access roads</w:t>
            </w:r>
          </w:p>
        </w:tc>
        <w:tc>
          <w:tcPr>
            <w:tcW w:w="1510" w:type="dxa"/>
          </w:tcPr>
          <w:p w14:paraId="3D838093" w14:textId="0BBC691B" w:rsidR="011C8DFF" w:rsidRPr="00F11312" w:rsidRDefault="5641848B" w:rsidP="011C8DFF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Water Supply (external)</w:t>
            </w:r>
          </w:p>
        </w:tc>
        <w:tc>
          <w:tcPr>
            <w:tcW w:w="1464" w:type="dxa"/>
          </w:tcPr>
          <w:p w14:paraId="2446C0BD" w14:textId="64BE0CE5" w:rsidR="5641848B" w:rsidRPr="00F11312" w:rsidRDefault="5641848B" w:rsidP="131277DA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Water Supply (internal)</w:t>
            </w:r>
          </w:p>
          <w:p w14:paraId="7C7FB938" w14:textId="0EFE6345" w:rsidR="122128C2" w:rsidRPr="00F11312" w:rsidRDefault="122128C2" w:rsidP="122128C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11" w:type="dxa"/>
          </w:tcPr>
          <w:p w14:paraId="0E5E681A" w14:textId="58D3300F" w:rsidR="011C8DFF" w:rsidRPr="00F11312" w:rsidRDefault="5641848B" w:rsidP="011C8D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Power</w:t>
            </w:r>
          </w:p>
        </w:tc>
        <w:tc>
          <w:tcPr>
            <w:tcW w:w="1377" w:type="dxa"/>
          </w:tcPr>
          <w:p w14:paraId="0727AD6A" w14:textId="15E2A5B3" w:rsidR="011C8DFF" w:rsidRPr="00F11312" w:rsidRDefault="5641848B" w:rsidP="011C8D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CETP</w:t>
            </w:r>
          </w:p>
        </w:tc>
      </w:tr>
      <w:tr w:rsidR="000F68E9" w:rsidRPr="00F11312" w14:paraId="0EEC5F28" w14:textId="77777777" w:rsidTr="00F11312">
        <w:trPr>
          <w:trHeight w:val="300"/>
        </w:trPr>
        <w:tc>
          <w:tcPr>
            <w:tcW w:w="1697" w:type="dxa"/>
          </w:tcPr>
          <w:p w14:paraId="2BDE3245" w14:textId="3BA5A387" w:rsidR="011C8DFF" w:rsidRPr="00F11312" w:rsidRDefault="3910973F" w:rsidP="011C8DFF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Photo from state</w:t>
            </w:r>
          </w:p>
        </w:tc>
        <w:tc>
          <w:tcPr>
            <w:tcW w:w="1891" w:type="dxa"/>
          </w:tcPr>
          <w:p w14:paraId="6D331050" w14:textId="3BA5A387" w:rsidR="6E247EF3" w:rsidRPr="00F11312" w:rsidRDefault="6E247EF3" w:rsidP="50042B7D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Photo from state</w:t>
            </w:r>
          </w:p>
          <w:p w14:paraId="37167638" w14:textId="7100B194" w:rsidR="011C8DFF" w:rsidRPr="00F11312" w:rsidRDefault="011C8DFF" w:rsidP="011C8D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10" w:type="dxa"/>
          </w:tcPr>
          <w:p w14:paraId="6E6E2A4F" w14:textId="3BA5A387" w:rsidR="6E247EF3" w:rsidRPr="00F11312" w:rsidRDefault="6E247EF3" w:rsidP="5D1C4004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Photo from state</w:t>
            </w:r>
          </w:p>
          <w:p w14:paraId="6F7E2EE7" w14:textId="281FEB16" w:rsidR="011C8DFF" w:rsidRPr="00F11312" w:rsidRDefault="011C8DFF" w:rsidP="011C8D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64" w:type="dxa"/>
          </w:tcPr>
          <w:p w14:paraId="10697CA6" w14:textId="5C2BB187" w:rsidR="122128C2" w:rsidRPr="00F11312" w:rsidRDefault="122128C2" w:rsidP="122128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1" w:type="dxa"/>
          </w:tcPr>
          <w:p w14:paraId="0A5D1D43" w14:textId="3BA5A387" w:rsidR="6E247EF3" w:rsidRPr="00F11312" w:rsidRDefault="6E247EF3" w:rsidP="5D1C4004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Photo from state</w:t>
            </w:r>
          </w:p>
          <w:p w14:paraId="6BC85567" w14:textId="43AA43AF" w:rsidR="011C8DFF" w:rsidRPr="00F11312" w:rsidRDefault="011C8DFF" w:rsidP="011C8DF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62CEF1E" w14:textId="3BA5A387" w:rsidR="6E247EF3" w:rsidRPr="00F11312" w:rsidRDefault="6E247EF3" w:rsidP="17D6570F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Photo from state</w:t>
            </w:r>
          </w:p>
          <w:p w14:paraId="3C79C672" w14:textId="6152DDCA" w:rsidR="011C8DFF" w:rsidRPr="00F11312" w:rsidRDefault="011C8DFF" w:rsidP="011C8DF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11312" w:rsidRPr="00F11312" w14:paraId="48719676" w14:textId="77777777" w:rsidTr="00F11312">
        <w:trPr>
          <w:trHeight w:val="300"/>
        </w:trPr>
        <w:tc>
          <w:tcPr>
            <w:tcW w:w="1697" w:type="dxa"/>
            <w:vAlign w:val="center"/>
          </w:tcPr>
          <w:p w14:paraId="67B6AE60" w14:textId="2272B969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Applications invited for land allotment</w:t>
            </w:r>
          </w:p>
        </w:tc>
        <w:tc>
          <w:tcPr>
            <w:tcW w:w="1891" w:type="dxa"/>
            <w:vAlign w:val="center"/>
          </w:tcPr>
          <w:p w14:paraId="395662C5" w14:textId="77E23CA6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External Approach Road</w:t>
            </w:r>
          </w:p>
        </w:tc>
        <w:tc>
          <w:tcPr>
            <w:tcW w:w="1510" w:type="dxa"/>
            <w:vAlign w:val="center"/>
          </w:tcPr>
          <w:p w14:paraId="39C2A8CE" w14:textId="7F2FEA14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Water supply pipeline under construction</w:t>
            </w:r>
          </w:p>
        </w:tc>
        <w:tc>
          <w:tcPr>
            <w:tcW w:w="1464" w:type="dxa"/>
            <w:vAlign w:val="center"/>
          </w:tcPr>
          <w:p w14:paraId="14906E83" w14:textId="59330440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1" w:type="dxa"/>
            <w:vAlign w:val="center"/>
          </w:tcPr>
          <w:p w14:paraId="5873E0B2" w14:textId="6C33F4CD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7" w:type="dxa"/>
            <w:vAlign w:val="center"/>
          </w:tcPr>
          <w:p w14:paraId="628C0906" w14:textId="53D12463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5 MLD CETP available being upgraded to ZLD</w:t>
            </w:r>
          </w:p>
        </w:tc>
      </w:tr>
      <w:tr w:rsidR="00F11312" w:rsidRPr="00F11312" w14:paraId="6E110E51" w14:textId="77777777" w:rsidTr="00F11312">
        <w:trPr>
          <w:trHeight w:val="300"/>
        </w:trPr>
        <w:tc>
          <w:tcPr>
            <w:tcW w:w="1697" w:type="dxa"/>
            <w:vAlign w:val="center"/>
          </w:tcPr>
          <w:p w14:paraId="7BABFA82" w14:textId="2311A69B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Skill Development Centre – construction completed</w:t>
            </w:r>
          </w:p>
        </w:tc>
        <w:tc>
          <w:tcPr>
            <w:tcW w:w="1891" w:type="dxa"/>
            <w:vAlign w:val="center"/>
          </w:tcPr>
          <w:p w14:paraId="7F94BDCD" w14:textId="382B300B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Internal road under construction</w:t>
            </w:r>
          </w:p>
        </w:tc>
        <w:tc>
          <w:tcPr>
            <w:tcW w:w="1510" w:type="dxa"/>
            <w:vAlign w:val="center"/>
          </w:tcPr>
          <w:p w14:paraId="457DED82" w14:textId="6BDEEF88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64" w:type="dxa"/>
            <w:vAlign w:val="center"/>
          </w:tcPr>
          <w:p w14:paraId="1A3DC39F" w14:textId="36F8E33A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1" w:type="dxa"/>
            <w:vAlign w:val="center"/>
          </w:tcPr>
          <w:p w14:paraId="305DF016" w14:textId="05320104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77" w:type="dxa"/>
            <w:vAlign w:val="center"/>
          </w:tcPr>
          <w:p w14:paraId="75A70E01" w14:textId="0480327D" w:rsidR="00F11312" w:rsidRPr="00F11312" w:rsidRDefault="00F11312" w:rsidP="00F11312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15,000 CBM³ effluent sump construction completed</w:t>
            </w:r>
          </w:p>
        </w:tc>
      </w:tr>
    </w:tbl>
    <w:p w14:paraId="173C57A1" w14:textId="77777777" w:rsidR="005B341A" w:rsidRPr="00F11312" w:rsidRDefault="005B341A" w:rsidP="005B341A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786890A" w14:textId="367EBCE8" w:rsidR="00C5688A" w:rsidRPr="00F11312" w:rsidRDefault="005B341A" w:rsidP="00C5688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 xml:space="preserve">The </w:t>
      </w:r>
      <w:r w:rsidR="00C83A50" w:rsidRPr="00F11312">
        <w:rPr>
          <w:rFonts w:ascii="Arial" w:hAnsi="Arial" w:cs="Arial"/>
          <w:b/>
          <w:bCs/>
          <w:sz w:val="22"/>
          <w:szCs w:val="22"/>
        </w:rPr>
        <w:t xml:space="preserve">PM MITRA Park Amravati, Maharashtra </w:t>
      </w:r>
      <w:r w:rsidRPr="00F11312">
        <w:rPr>
          <w:rFonts w:ascii="Arial" w:hAnsi="Arial" w:cs="Arial"/>
          <w:b/>
          <w:bCs/>
          <w:sz w:val="22"/>
          <w:szCs w:val="22"/>
        </w:rPr>
        <w:t xml:space="preserve">edge </w:t>
      </w:r>
      <w:r w:rsidR="395360B2" w:rsidRPr="00F11312">
        <w:rPr>
          <w:rFonts w:ascii="Arial" w:hAnsi="Arial" w:cs="Arial"/>
          <w:b/>
          <w:bCs/>
          <w:sz w:val="22"/>
          <w:szCs w:val="22"/>
        </w:rPr>
        <w:t>(static)</w:t>
      </w:r>
    </w:p>
    <w:p w14:paraId="5FBAFEC2" w14:textId="091AB555" w:rsidR="38D8EB54" w:rsidRPr="00F11312" w:rsidRDefault="38D8EB54" w:rsidP="38D8EB54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74"/>
        <w:gridCol w:w="7176"/>
      </w:tblGrid>
      <w:tr w:rsidR="12325029" w:rsidRPr="00F11312" w14:paraId="53B5BE04" w14:textId="77777777" w:rsidTr="0060C70F">
        <w:trPr>
          <w:trHeight w:val="300"/>
        </w:trPr>
        <w:tc>
          <w:tcPr>
            <w:tcW w:w="2175" w:type="dxa"/>
          </w:tcPr>
          <w:p w14:paraId="4D9A288C" w14:textId="072DDF3E" w:rsidR="12325029" w:rsidRPr="00F11312" w:rsidRDefault="395360B2" w:rsidP="123250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Land</w:t>
            </w:r>
          </w:p>
        </w:tc>
        <w:tc>
          <w:tcPr>
            <w:tcW w:w="7185" w:type="dxa"/>
          </w:tcPr>
          <w:p w14:paraId="51E53167" w14:textId="13B1A3CD" w:rsidR="395360B2" w:rsidRPr="00F11312" w:rsidRDefault="395360B2" w:rsidP="6AE0E6F5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Fully planned trunk infrastructure including roads, drainage, power, water, and common amenities.</w:t>
            </w:r>
          </w:p>
          <w:p w14:paraId="7F68ED0E" w14:textId="7DC6429D" w:rsidR="12325029" w:rsidRPr="00F11312" w:rsidRDefault="12325029" w:rsidP="123250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7957C0CF" w:rsidRPr="00F11312" w14:paraId="1541CBD1" w14:textId="77777777" w:rsidTr="0060C70F">
        <w:trPr>
          <w:trHeight w:val="300"/>
        </w:trPr>
        <w:tc>
          <w:tcPr>
            <w:tcW w:w="2175" w:type="dxa"/>
          </w:tcPr>
          <w:p w14:paraId="29224CF6" w14:textId="7CFD3846" w:rsidR="7957C0CF" w:rsidRPr="00F11312" w:rsidRDefault="2555385B" w:rsidP="7957C0C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EoDB</w:t>
            </w:r>
          </w:p>
        </w:tc>
        <w:tc>
          <w:tcPr>
            <w:tcW w:w="7185" w:type="dxa"/>
          </w:tcPr>
          <w:p w14:paraId="15D256D7" w14:textId="674E8C65" w:rsidR="2555385B" w:rsidRPr="00F11312" w:rsidRDefault="2555385B" w:rsidP="4CB3A5F0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EC and DTCP approvals in place</w:t>
            </w:r>
          </w:p>
          <w:p w14:paraId="0CD1AAB1" w14:textId="7D6534DD" w:rsidR="7957C0CF" w:rsidRPr="00F11312" w:rsidRDefault="7957C0CF" w:rsidP="7957C0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12325029" w:rsidRPr="00F11312" w14:paraId="2D4DA7BF" w14:textId="77777777" w:rsidTr="0060C70F">
        <w:trPr>
          <w:trHeight w:val="300"/>
        </w:trPr>
        <w:tc>
          <w:tcPr>
            <w:tcW w:w="2175" w:type="dxa"/>
          </w:tcPr>
          <w:p w14:paraId="2E347D6B" w14:textId="2D96896B" w:rsidR="12325029" w:rsidRPr="00F11312" w:rsidRDefault="395360B2" w:rsidP="123250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Entreprenuurial ecosystem</w:t>
            </w:r>
          </w:p>
        </w:tc>
        <w:tc>
          <w:tcPr>
            <w:tcW w:w="7185" w:type="dxa"/>
          </w:tcPr>
          <w:p w14:paraId="3AEB8EBA" w14:textId="77777777" w:rsidR="00F11312" w:rsidRPr="00F11312" w:rsidRDefault="00F11312" w:rsidP="12325029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Existing Ecosystem:</w:t>
            </w:r>
            <w:r w:rsidRPr="00F11312">
              <w:rPr>
                <w:rFonts w:ascii="Arial" w:hAnsi="Arial" w:cs="Arial"/>
                <w:sz w:val="22"/>
                <w:szCs w:val="22"/>
              </w:rPr>
              <w:t xml:space="preserve"> 14 major textile parks comprising ~631 individual textile units operating within a ~200 km radius of the park</w:t>
            </w:r>
          </w:p>
          <w:p w14:paraId="555B67B1" w14:textId="67CCE7F5" w:rsidR="00F11312" w:rsidRPr="00F11312" w:rsidRDefault="00F11312" w:rsidP="12325029">
            <w:pPr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Institutions:</w:t>
            </w:r>
            <w:r w:rsidRPr="00F11312">
              <w:rPr>
                <w:rFonts w:ascii="Arial" w:hAnsi="Arial" w:cs="Arial"/>
                <w:sz w:val="22"/>
                <w:szCs w:val="22"/>
              </w:rPr>
              <w:t xml:space="preserve"> Textile Commissioner of India (Mumbai); 7 major textile councils/associations based in Mumbai; The Bombay Textile Research Association (BTRA)</w:t>
            </w:r>
          </w:p>
        </w:tc>
      </w:tr>
      <w:tr w:rsidR="12325029" w:rsidRPr="00F11312" w14:paraId="25370887" w14:textId="77777777" w:rsidTr="0060C70F">
        <w:trPr>
          <w:trHeight w:val="300"/>
        </w:trPr>
        <w:tc>
          <w:tcPr>
            <w:tcW w:w="2175" w:type="dxa"/>
          </w:tcPr>
          <w:p w14:paraId="29B08FA6" w14:textId="464E912B" w:rsidR="12325029" w:rsidRPr="00F11312" w:rsidRDefault="395360B2" w:rsidP="123250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Design and innovation acumen</w:t>
            </w:r>
          </w:p>
        </w:tc>
        <w:tc>
          <w:tcPr>
            <w:tcW w:w="7185" w:type="dxa"/>
          </w:tcPr>
          <w:p w14:paraId="66DB3234" w14:textId="767392A5" w:rsidR="12325029" w:rsidRPr="00F11312" w:rsidRDefault="12325029" w:rsidP="12325029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</w:tr>
      <w:tr w:rsidR="0F366F2E" w:rsidRPr="00F11312" w14:paraId="7EBF4130" w14:textId="77777777" w:rsidTr="0060C70F">
        <w:trPr>
          <w:trHeight w:val="300"/>
        </w:trPr>
        <w:tc>
          <w:tcPr>
            <w:tcW w:w="2175" w:type="dxa"/>
          </w:tcPr>
          <w:p w14:paraId="6C650B3C" w14:textId="6BD2866C" w:rsidR="0F366F2E" w:rsidRPr="00F11312" w:rsidRDefault="395360B2" w:rsidP="0F366F2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Sustainability focus</w:t>
            </w:r>
          </w:p>
        </w:tc>
        <w:tc>
          <w:tcPr>
            <w:tcW w:w="7185" w:type="dxa"/>
          </w:tcPr>
          <w:p w14:paraId="6603B51B" w14:textId="23189016" w:rsidR="0F366F2E" w:rsidRPr="00F11312" w:rsidRDefault="000F68E9" w:rsidP="000F68E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10 MW Ground Mounted Solar Plant with Energy Storage.</w:t>
            </w:r>
            <w:del w:id="0" w:author="Anshika Gupta (IN)" w:date="2026-01-07T10:10:00Z">
              <w:r w:rsidRPr="00F11312" w:rsidDel="000F68E9"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 xml:space="preserve"> </w:delText>
              </w:r>
            </w:del>
          </w:p>
        </w:tc>
      </w:tr>
    </w:tbl>
    <w:p w14:paraId="07B09F92" w14:textId="576E8B6C" w:rsidR="38D8EB54" w:rsidRPr="00F11312" w:rsidRDefault="38D8EB54" w:rsidP="38D8EB54">
      <w:pPr>
        <w:rPr>
          <w:rFonts w:ascii="Arial" w:hAnsi="Arial" w:cs="Arial"/>
          <w:b/>
          <w:bCs/>
          <w:sz w:val="22"/>
          <w:szCs w:val="22"/>
        </w:rPr>
      </w:pPr>
    </w:p>
    <w:p w14:paraId="75E72D8F" w14:textId="57C1C380" w:rsidR="7EE1029C" w:rsidRPr="00F11312" w:rsidRDefault="7EE1029C" w:rsidP="7EE1029C">
      <w:pPr>
        <w:pStyle w:val="NormalWeb"/>
        <w:ind w:left="720"/>
        <w:rPr>
          <w:rFonts w:ascii="Arial" w:hAnsi="Arial" w:cs="Arial"/>
          <w:b/>
          <w:bCs/>
          <w:sz w:val="22"/>
          <w:szCs w:val="22"/>
        </w:rPr>
      </w:pPr>
    </w:p>
    <w:p w14:paraId="518A99E1" w14:textId="1C3055D5" w:rsidR="01299632" w:rsidRPr="00F11312" w:rsidRDefault="005B341A" w:rsidP="00C8397F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lastRenderedPageBreak/>
        <w:t>Facilities –</w:t>
      </w:r>
    </w:p>
    <w:p w14:paraId="5B0436FD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Land &amp; Allotment</w:t>
      </w:r>
    </w:p>
    <w:p w14:paraId="4BBE6D96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Applications invited for land allotment</w:t>
      </w:r>
    </w:p>
    <w:p w14:paraId="637EFFFD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Land available through MILAAP portal</w:t>
      </w:r>
    </w:p>
    <w:p w14:paraId="1A2F675A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Internal &amp; External Connectivity</w:t>
      </w:r>
    </w:p>
    <w:p w14:paraId="279CA464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External approach road available</w:t>
      </w:r>
    </w:p>
    <w:p w14:paraId="3F5B48C0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Internal roads under construction</w:t>
      </w:r>
    </w:p>
    <w:p w14:paraId="2C02BEF9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Water Supply</w:t>
      </w:r>
    </w:p>
    <w:p w14:paraId="00652C67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External water supply pipeline under construction</w:t>
      </w:r>
    </w:p>
    <w:p w14:paraId="44652C02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Basic water infrastructure available on site</w:t>
      </w:r>
    </w:p>
    <w:p w14:paraId="7856123B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Power Infrastructure</w:t>
      </w:r>
    </w:p>
    <w:p w14:paraId="190650EE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Power infrastructure available</w:t>
      </w:r>
    </w:p>
    <w:p w14:paraId="225B78BA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Infrastructure development works in progress</w:t>
      </w:r>
    </w:p>
    <w:p w14:paraId="2A334F3D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CETP &amp; Effluent Management</w:t>
      </w:r>
    </w:p>
    <w:p w14:paraId="0D739E92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5 MLD CETP available, being upgraded to ZLD</w:t>
      </w:r>
    </w:p>
    <w:p w14:paraId="2796FE7D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15,000 CBM effluent sump completed</w:t>
      </w:r>
    </w:p>
    <w:p w14:paraId="66ADC4C5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Effluent collection system 80% complete</w:t>
      </w:r>
    </w:p>
    <w:p w14:paraId="33629EB8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Plug-and-Play &amp; Industrial Infrastructure</w:t>
      </w:r>
    </w:p>
    <w:p w14:paraId="696FDAEC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Tenders worth ₹221.73 Cr issued for Phase-I infrastructure including Plug-and-Play facilities</w:t>
      </w:r>
    </w:p>
    <w:p w14:paraId="032E8706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Infrastructure works worth ₹180 Cr under implementation</w:t>
      </w:r>
    </w:p>
    <w:p w14:paraId="2AFEAB40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Skill Development &amp; Common Facilities</w:t>
      </w:r>
    </w:p>
    <w:p w14:paraId="06FC8754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Skill Development Centre – construction completed</w:t>
      </w:r>
    </w:p>
    <w:p w14:paraId="20E05A2A" w14:textId="77777777" w:rsidR="00C83A50" w:rsidRPr="000407CD" w:rsidRDefault="00C83A50" w:rsidP="00F11312">
      <w:pPr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b/>
          <w:bCs/>
          <w:sz w:val="22"/>
          <w:szCs w:val="22"/>
        </w:rPr>
        <w:t>Project Readiness &amp; Approvals</w:t>
      </w:r>
    </w:p>
    <w:p w14:paraId="59EFBD05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DPR approved on 17.10.2025 by Park Committee</w:t>
      </w:r>
    </w:p>
    <w:p w14:paraId="5D3358C2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First grant-in-aid installment of ₹30 Cr approved</w:t>
      </w:r>
    </w:p>
    <w:p w14:paraId="15E0F28E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₹135.32 Cr expended so far</w:t>
      </w:r>
    </w:p>
    <w:p w14:paraId="71C5F086" w14:textId="77777777" w:rsidR="00C83A50" w:rsidRPr="000407CD" w:rsidRDefault="00C83A50" w:rsidP="00F11312">
      <w:pPr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0407CD">
        <w:rPr>
          <w:rFonts w:ascii="Arial" w:hAnsi="Arial" w:cs="Arial"/>
          <w:sz w:val="22"/>
          <w:szCs w:val="22"/>
        </w:rPr>
        <w:t>Basic infrastructure for roads, power and water available on site</w:t>
      </w:r>
    </w:p>
    <w:p w14:paraId="1741B066" w14:textId="77777777" w:rsidR="00C83A50" w:rsidRPr="00F11312" w:rsidRDefault="00C83A50" w:rsidP="00C83A50">
      <w:pPr>
        <w:rPr>
          <w:rFonts w:ascii="Arial" w:hAnsi="Arial" w:cs="Arial"/>
          <w:b/>
          <w:bCs/>
          <w:sz w:val="22"/>
          <w:szCs w:val="22"/>
        </w:rPr>
      </w:pPr>
    </w:p>
    <w:p w14:paraId="73C75E97" w14:textId="30005175" w:rsidR="005B341A" w:rsidRPr="00F11312" w:rsidRDefault="667AEB47" w:rsidP="005B341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 xml:space="preserve">Conducive policy </w:t>
      </w:r>
    </w:p>
    <w:p w14:paraId="52EF5435" w14:textId="77777777" w:rsidR="00F11312" w:rsidRPr="00F11312" w:rsidRDefault="00F11312" w:rsidP="00F11312">
      <w:pPr>
        <w:spacing w:line="240" w:lineRule="auto"/>
        <w:rPr>
          <w:rFonts w:ascii="Arial" w:hAnsi="Arial" w:cs="Arial"/>
          <w:sz w:val="22"/>
          <w:szCs w:val="22"/>
        </w:rPr>
      </w:pPr>
    </w:p>
    <w:p w14:paraId="427E5F5A" w14:textId="77777777" w:rsidR="00F11312" w:rsidRPr="00042049" w:rsidRDefault="00F11312" w:rsidP="00F11312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lastRenderedPageBreak/>
        <w:t>Capital Investment Support</w:t>
      </w:r>
    </w:p>
    <w:p w14:paraId="051CE155" w14:textId="77777777" w:rsidR="00F11312" w:rsidRPr="00042049" w:rsidRDefault="00F11312" w:rsidP="00F11312">
      <w:pPr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Capital Investment Subsidy (CIS):</w:t>
      </w:r>
    </w:p>
    <w:p w14:paraId="3FFD20FE" w14:textId="77777777" w:rsidR="00F11312" w:rsidRPr="00042049" w:rsidRDefault="00F11312" w:rsidP="00F11312">
      <w:pPr>
        <w:numPr>
          <w:ilvl w:val="1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 xml:space="preserve">40% of the basic cost of eligible machinery, up to </w:t>
      </w:r>
      <w:r w:rsidRPr="00042049">
        <w:rPr>
          <w:rFonts w:ascii="Arial" w:hAnsi="Arial" w:cs="Arial"/>
          <w:b/>
          <w:bCs/>
          <w:sz w:val="22"/>
          <w:szCs w:val="22"/>
        </w:rPr>
        <w:t>INR 25 Cr</w:t>
      </w:r>
    </w:p>
    <w:p w14:paraId="6CE78311" w14:textId="77777777" w:rsidR="00F11312" w:rsidRPr="00042049" w:rsidRDefault="00F11312" w:rsidP="00F11312">
      <w:pPr>
        <w:spacing w:line="240" w:lineRule="auto"/>
        <w:rPr>
          <w:rFonts w:ascii="Arial" w:hAnsi="Arial" w:cs="Arial"/>
          <w:sz w:val="22"/>
          <w:szCs w:val="22"/>
        </w:rPr>
      </w:pPr>
    </w:p>
    <w:p w14:paraId="089C185E" w14:textId="77777777" w:rsidR="00F11312" w:rsidRPr="00042049" w:rsidRDefault="00F11312" w:rsidP="00F11312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Mega &amp; Ultra-Mega Project Incentives</w:t>
      </w:r>
    </w:p>
    <w:p w14:paraId="675F84EB" w14:textId="77777777" w:rsidR="00F11312" w:rsidRPr="00042049" w:rsidRDefault="00F11312" w:rsidP="00F11312">
      <w:pPr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Ultra Mega Projects</w:t>
      </w:r>
    </w:p>
    <w:p w14:paraId="567B231B" w14:textId="77777777" w:rsidR="00F11312" w:rsidRPr="00042049" w:rsidRDefault="00F11312" w:rsidP="00F11312">
      <w:pPr>
        <w:numPr>
          <w:ilvl w:val="1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 xml:space="preserve">Investment </w:t>
      </w:r>
      <w:r w:rsidRPr="00042049">
        <w:rPr>
          <w:rFonts w:ascii="Arial" w:hAnsi="Arial" w:cs="Arial"/>
          <w:b/>
          <w:bCs/>
          <w:sz w:val="22"/>
          <w:szCs w:val="22"/>
        </w:rPr>
        <w:t>&gt; INR 1,000 Cr</w:t>
      </w:r>
      <w:r w:rsidRPr="00042049">
        <w:rPr>
          <w:rFonts w:ascii="Arial" w:hAnsi="Arial" w:cs="Arial"/>
          <w:sz w:val="22"/>
          <w:szCs w:val="22"/>
        </w:rPr>
        <w:t xml:space="preserve"> and </w:t>
      </w:r>
      <w:r w:rsidRPr="00042049">
        <w:rPr>
          <w:rFonts w:ascii="Arial" w:hAnsi="Arial" w:cs="Arial"/>
          <w:b/>
          <w:bCs/>
          <w:sz w:val="22"/>
          <w:szCs w:val="22"/>
        </w:rPr>
        <w:t>employment ≥ 2,000</w:t>
      </w:r>
    </w:p>
    <w:p w14:paraId="4CFEA6B0" w14:textId="77777777" w:rsidR="00F11312" w:rsidRPr="00042049" w:rsidRDefault="00F11312" w:rsidP="00F11312">
      <w:pPr>
        <w:numPr>
          <w:ilvl w:val="1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55% capital subsidy</w:t>
      </w:r>
      <w:r w:rsidRPr="00042049">
        <w:rPr>
          <w:rFonts w:ascii="Arial" w:hAnsi="Arial" w:cs="Arial"/>
          <w:sz w:val="22"/>
          <w:szCs w:val="22"/>
        </w:rPr>
        <w:t xml:space="preserve"> up to </w:t>
      </w:r>
      <w:r w:rsidRPr="00042049">
        <w:rPr>
          <w:rFonts w:ascii="Arial" w:hAnsi="Arial" w:cs="Arial"/>
          <w:b/>
          <w:bCs/>
          <w:sz w:val="22"/>
          <w:szCs w:val="22"/>
        </w:rPr>
        <w:t>INR 250 Cr</w:t>
      </w:r>
    </w:p>
    <w:p w14:paraId="604D8CA5" w14:textId="77777777" w:rsidR="00F11312" w:rsidRPr="00042049" w:rsidRDefault="00F11312" w:rsidP="00F11312">
      <w:pPr>
        <w:numPr>
          <w:ilvl w:val="1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 xml:space="preserve">Special package approved by </w:t>
      </w:r>
      <w:r w:rsidRPr="00042049">
        <w:rPr>
          <w:rFonts w:ascii="Arial" w:hAnsi="Arial" w:cs="Arial"/>
          <w:b/>
          <w:bCs/>
          <w:sz w:val="22"/>
          <w:szCs w:val="22"/>
        </w:rPr>
        <w:t>High Power Committee (HPC)</w:t>
      </w:r>
      <w:r w:rsidRPr="00042049">
        <w:rPr>
          <w:rFonts w:ascii="Arial" w:hAnsi="Arial" w:cs="Arial"/>
          <w:sz w:val="22"/>
          <w:szCs w:val="22"/>
        </w:rPr>
        <w:t xml:space="preserve"> chaired by the Chief Secretary</w:t>
      </w:r>
    </w:p>
    <w:p w14:paraId="1A198690" w14:textId="77777777" w:rsidR="00F11312" w:rsidRPr="00042049" w:rsidRDefault="00F11312" w:rsidP="00F11312">
      <w:pPr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Mega Projects</w:t>
      </w:r>
    </w:p>
    <w:p w14:paraId="604BF603" w14:textId="77777777" w:rsidR="00F11312" w:rsidRPr="00042049" w:rsidRDefault="00F11312" w:rsidP="00F11312">
      <w:pPr>
        <w:numPr>
          <w:ilvl w:val="1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 xml:space="preserve">Investment </w:t>
      </w:r>
      <w:r w:rsidRPr="00042049">
        <w:rPr>
          <w:rFonts w:ascii="Arial" w:hAnsi="Arial" w:cs="Arial"/>
          <w:b/>
          <w:bCs/>
          <w:sz w:val="22"/>
          <w:szCs w:val="22"/>
        </w:rPr>
        <w:t>&gt; INR 100 Cr</w:t>
      </w:r>
      <w:r w:rsidRPr="00042049">
        <w:rPr>
          <w:rFonts w:ascii="Arial" w:hAnsi="Arial" w:cs="Arial"/>
          <w:sz w:val="22"/>
          <w:szCs w:val="22"/>
        </w:rPr>
        <w:t xml:space="preserve"> and </w:t>
      </w:r>
      <w:r w:rsidRPr="00042049">
        <w:rPr>
          <w:rFonts w:ascii="Arial" w:hAnsi="Arial" w:cs="Arial"/>
          <w:b/>
          <w:bCs/>
          <w:sz w:val="22"/>
          <w:szCs w:val="22"/>
        </w:rPr>
        <w:t>employment ≥ 1,000</w:t>
      </w:r>
    </w:p>
    <w:p w14:paraId="5D29B7AA" w14:textId="77777777" w:rsidR="00F11312" w:rsidRPr="00042049" w:rsidRDefault="00F11312" w:rsidP="00F11312">
      <w:pPr>
        <w:numPr>
          <w:ilvl w:val="1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45% capital subsidy</w:t>
      </w:r>
      <w:r w:rsidRPr="00042049">
        <w:rPr>
          <w:rFonts w:ascii="Arial" w:hAnsi="Arial" w:cs="Arial"/>
          <w:sz w:val="22"/>
          <w:szCs w:val="22"/>
        </w:rPr>
        <w:t xml:space="preserve"> of total project cost</w:t>
      </w:r>
    </w:p>
    <w:p w14:paraId="2477E826" w14:textId="77777777" w:rsidR="00F11312" w:rsidRPr="00042049" w:rsidRDefault="00F11312" w:rsidP="00F11312">
      <w:pPr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Large Projects</w:t>
      </w:r>
    </w:p>
    <w:p w14:paraId="2711C928" w14:textId="77777777" w:rsidR="00F11312" w:rsidRPr="00042049" w:rsidRDefault="00F11312" w:rsidP="00F11312">
      <w:pPr>
        <w:numPr>
          <w:ilvl w:val="1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 xml:space="preserve">Investment </w:t>
      </w:r>
      <w:r w:rsidRPr="00042049">
        <w:rPr>
          <w:rFonts w:ascii="Arial" w:hAnsi="Arial" w:cs="Arial"/>
          <w:b/>
          <w:bCs/>
          <w:sz w:val="22"/>
          <w:szCs w:val="22"/>
        </w:rPr>
        <w:t>&lt; INR 100 Cr</w:t>
      </w:r>
      <w:r w:rsidRPr="00042049">
        <w:rPr>
          <w:rFonts w:ascii="Arial" w:hAnsi="Arial" w:cs="Arial"/>
          <w:sz w:val="22"/>
          <w:szCs w:val="22"/>
        </w:rPr>
        <w:t xml:space="preserve"> and </w:t>
      </w:r>
      <w:r w:rsidRPr="00042049">
        <w:rPr>
          <w:rFonts w:ascii="Arial" w:hAnsi="Arial" w:cs="Arial"/>
          <w:b/>
          <w:bCs/>
          <w:sz w:val="22"/>
          <w:szCs w:val="22"/>
        </w:rPr>
        <w:t>employment ≥ 500</w:t>
      </w:r>
    </w:p>
    <w:p w14:paraId="705EC4B7" w14:textId="77777777" w:rsidR="00F11312" w:rsidRPr="00042049" w:rsidRDefault="00F11312" w:rsidP="00F11312">
      <w:pPr>
        <w:numPr>
          <w:ilvl w:val="1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40% capital subsidy</w:t>
      </w:r>
      <w:r w:rsidRPr="00042049">
        <w:rPr>
          <w:rFonts w:ascii="Arial" w:hAnsi="Arial" w:cs="Arial"/>
          <w:sz w:val="22"/>
          <w:szCs w:val="22"/>
        </w:rPr>
        <w:t xml:space="preserve"> of total project cost</w:t>
      </w:r>
    </w:p>
    <w:p w14:paraId="7EADA1BA" w14:textId="77777777" w:rsidR="00F11312" w:rsidRPr="00042049" w:rsidRDefault="00F11312" w:rsidP="00F11312">
      <w:pPr>
        <w:spacing w:line="240" w:lineRule="auto"/>
        <w:rPr>
          <w:rFonts w:ascii="Arial" w:hAnsi="Arial" w:cs="Arial"/>
          <w:sz w:val="22"/>
          <w:szCs w:val="22"/>
        </w:rPr>
      </w:pPr>
    </w:p>
    <w:p w14:paraId="66226982" w14:textId="77777777" w:rsidR="00F11312" w:rsidRPr="00042049" w:rsidRDefault="00F11312" w:rsidP="00F11312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MSME &amp; Sunrise Sector Support</w:t>
      </w:r>
    </w:p>
    <w:p w14:paraId="513693B1" w14:textId="77777777" w:rsidR="00F11312" w:rsidRPr="00042049" w:rsidRDefault="00F11312" w:rsidP="00F11312">
      <w:pPr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Sunrise Sector – Technical Textiles</w:t>
      </w:r>
    </w:p>
    <w:p w14:paraId="35CCC39E" w14:textId="77777777" w:rsidR="00F11312" w:rsidRPr="00042049" w:rsidRDefault="00F11312" w:rsidP="00F11312">
      <w:pPr>
        <w:numPr>
          <w:ilvl w:val="1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>Eligible for capital subsidy benefits under the policy framework</w:t>
      </w:r>
    </w:p>
    <w:p w14:paraId="0B7967D5" w14:textId="77777777" w:rsidR="00F11312" w:rsidRPr="00042049" w:rsidRDefault="00F11312" w:rsidP="00F11312">
      <w:pPr>
        <w:spacing w:line="240" w:lineRule="auto"/>
        <w:rPr>
          <w:rFonts w:ascii="Arial" w:hAnsi="Arial" w:cs="Arial"/>
          <w:sz w:val="22"/>
          <w:szCs w:val="22"/>
        </w:rPr>
      </w:pPr>
    </w:p>
    <w:p w14:paraId="4B910B47" w14:textId="77777777" w:rsidR="00F11312" w:rsidRPr="00042049" w:rsidRDefault="00F11312" w:rsidP="00F11312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Green &amp; Sustainable Production Incentives</w:t>
      </w:r>
    </w:p>
    <w:p w14:paraId="166A85C7" w14:textId="77777777" w:rsidR="00F11312" w:rsidRPr="00042049" w:rsidRDefault="00F11312" w:rsidP="00F11312">
      <w:pPr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Recycling of Old Textile Products</w:t>
      </w:r>
    </w:p>
    <w:p w14:paraId="0F9AD4C0" w14:textId="77777777" w:rsidR="00F11312" w:rsidRPr="00042049" w:rsidRDefault="00F11312" w:rsidP="00F11312">
      <w:pPr>
        <w:numPr>
          <w:ilvl w:val="1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 xml:space="preserve">Subsidy @ </w:t>
      </w:r>
      <w:r w:rsidRPr="00042049">
        <w:rPr>
          <w:rFonts w:ascii="Arial" w:hAnsi="Arial" w:cs="Arial"/>
          <w:b/>
          <w:bCs/>
          <w:sz w:val="22"/>
          <w:szCs w:val="22"/>
        </w:rPr>
        <w:t>50%</w:t>
      </w:r>
      <w:r w:rsidRPr="00042049">
        <w:rPr>
          <w:rFonts w:ascii="Arial" w:hAnsi="Arial" w:cs="Arial"/>
          <w:sz w:val="22"/>
          <w:szCs w:val="22"/>
        </w:rPr>
        <w:t xml:space="preserve">, up to </w:t>
      </w:r>
      <w:r w:rsidRPr="00042049">
        <w:rPr>
          <w:rFonts w:ascii="Arial" w:hAnsi="Arial" w:cs="Arial"/>
          <w:b/>
          <w:bCs/>
          <w:sz w:val="22"/>
          <w:szCs w:val="22"/>
        </w:rPr>
        <w:t>INR 2 Cr</w:t>
      </w:r>
      <w:r w:rsidRPr="00042049">
        <w:rPr>
          <w:rFonts w:ascii="Arial" w:hAnsi="Arial" w:cs="Arial"/>
          <w:sz w:val="22"/>
          <w:szCs w:val="22"/>
        </w:rPr>
        <w:t>, for new projects set up exclusively for recycling</w:t>
      </w:r>
    </w:p>
    <w:p w14:paraId="41E078BB" w14:textId="77777777" w:rsidR="00F11312" w:rsidRPr="00042049" w:rsidRDefault="00F11312" w:rsidP="00F11312">
      <w:pPr>
        <w:numPr>
          <w:ilvl w:val="0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Renewable Energy / Solar Projects</w:t>
      </w:r>
    </w:p>
    <w:p w14:paraId="5B847380" w14:textId="77777777" w:rsidR="00F11312" w:rsidRPr="00042049" w:rsidRDefault="00F11312" w:rsidP="00F11312">
      <w:pPr>
        <w:numPr>
          <w:ilvl w:val="1"/>
          <w:numId w:val="37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sz w:val="22"/>
          <w:szCs w:val="22"/>
        </w:rPr>
        <w:t xml:space="preserve">Capital subsidy equivalent to </w:t>
      </w:r>
      <w:r w:rsidRPr="00042049">
        <w:rPr>
          <w:rFonts w:ascii="Arial" w:hAnsi="Arial" w:cs="Arial"/>
          <w:b/>
          <w:bCs/>
          <w:sz w:val="22"/>
          <w:szCs w:val="22"/>
        </w:rPr>
        <w:t>12 months of electricity subsidy</w:t>
      </w:r>
      <w:r w:rsidRPr="00042049">
        <w:rPr>
          <w:rFonts w:ascii="Arial" w:hAnsi="Arial" w:cs="Arial"/>
          <w:sz w:val="22"/>
          <w:szCs w:val="22"/>
        </w:rPr>
        <w:t xml:space="preserve"> for solar energy projects</w:t>
      </w:r>
    </w:p>
    <w:p w14:paraId="034FDFFA" w14:textId="77777777" w:rsidR="00F11312" w:rsidRPr="00042049" w:rsidRDefault="00F11312" w:rsidP="00F11312">
      <w:pPr>
        <w:spacing w:line="240" w:lineRule="auto"/>
        <w:rPr>
          <w:rFonts w:ascii="Arial" w:hAnsi="Arial" w:cs="Arial"/>
          <w:sz w:val="22"/>
          <w:szCs w:val="22"/>
        </w:rPr>
      </w:pPr>
    </w:p>
    <w:p w14:paraId="2A503192" w14:textId="77777777" w:rsidR="00F11312" w:rsidRPr="00042049" w:rsidRDefault="00F11312" w:rsidP="00F11312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Innovation &amp; R&amp;D Support</w:t>
      </w:r>
    </w:p>
    <w:p w14:paraId="618A66E9" w14:textId="77777777" w:rsidR="00F11312" w:rsidRPr="00042049" w:rsidRDefault="00F11312" w:rsidP="00F11312">
      <w:pPr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 w:rsidRPr="00042049">
        <w:rPr>
          <w:rFonts w:ascii="Arial" w:hAnsi="Arial" w:cs="Arial"/>
          <w:b/>
          <w:bCs/>
          <w:sz w:val="22"/>
          <w:szCs w:val="22"/>
        </w:rPr>
        <w:t>Fund for the promotion of research and development</w:t>
      </w:r>
    </w:p>
    <w:p w14:paraId="2E69875E" w14:textId="77777777" w:rsidR="001D6D6E" w:rsidRPr="00F11312" w:rsidRDefault="001D6D6E" w:rsidP="001D6D6E">
      <w:pPr>
        <w:spacing w:line="240" w:lineRule="auto"/>
        <w:rPr>
          <w:rFonts w:ascii="Arial" w:hAnsi="Arial" w:cs="Arial"/>
          <w:sz w:val="22"/>
          <w:szCs w:val="22"/>
        </w:rPr>
      </w:pPr>
    </w:p>
    <w:p w14:paraId="6775FE2A" w14:textId="4DED3C91" w:rsidR="005B341A" w:rsidRPr="00F11312" w:rsidRDefault="005B341A" w:rsidP="77B377C0">
      <w:pPr>
        <w:rPr>
          <w:rFonts w:ascii="Arial" w:hAnsi="Arial" w:cs="Arial"/>
          <w:b/>
          <w:bCs/>
          <w:sz w:val="22"/>
          <w:szCs w:val="22"/>
        </w:rPr>
      </w:pPr>
    </w:p>
    <w:p w14:paraId="031B11D8" w14:textId="1FBD885D" w:rsidR="005B341A" w:rsidRPr="00F11312" w:rsidRDefault="005B341A" w:rsidP="005B341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lastRenderedPageBreak/>
        <w:t>Layout  - layout snapshot</w:t>
      </w:r>
    </w:p>
    <w:p w14:paraId="5A3130F4" w14:textId="20715818" w:rsidR="00C5688A" w:rsidRPr="00F11312" w:rsidRDefault="00C5688A" w:rsidP="00C5688A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74D4D56" wp14:editId="2AB366B3">
            <wp:extent cx="5338411" cy="3915855"/>
            <wp:effectExtent l="0" t="0" r="0" b="8890"/>
            <wp:docPr id="8799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2355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11" cy="391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27FD" w14:textId="5F335F07" w:rsidR="008E72BD" w:rsidRPr="00F11312" w:rsidRDefault="00F11312" w:rsidP="7E259166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50D17884" wp14:editId="2F54F308">
            <wp:extent cx="5943600" cy="3962400"/>
            <wp:effectExtent l="0" t="0" r="0" b="0"/>
            <wp:docPr id="8287980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D419B54-91E9-90E8-7989-7C85B22FDA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088320F" w14:textId="79BCCD66" w:rsidR="005B341A" w:rsidRPr="00F11312" w:rsidRDefault="005B341A" w:rsidP="005B341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Tabs for downloads- brochure, land allotment policy, industrial development policy, state textile policy, state</w:t>
      </w:r>
      <w:r w:rsidR="00750B9A" w:rsidRPr="00F11312">
        <w:rPr>
          <w:rFonts w:ascii="Arial" w:hAnsi="Arial" w:cs="Arial"/>
          <w:b/>
          <w:bCs/>
          <w:sz w:val="22"/>
          <w:szCs w:val="22"/>
        </w:rPr>
        <w:t xml:space="preserve"> </w:t>
      </w:r>
      <w:r w:rsidRPr="00F11312">
        <w:rPr>
          <w:rFonts w:ascii="Arial" w:hAnsi="Arial" w:cs="Arial"/>
          <w:b/>
          <w:bCs/>
          <w:sz w:val="22"/>
          <w:szCs w:val="22"/>
        </w:rPr>
        <w:t xml:space="preserve">msme policy – add links for policy  </w:t>
      </w:r>
      <w:ins w:id="1" w:author="Anshika Gupta (IN)" w:date="2026-01-07T10:14:00Z">
        <w:r w:rsidR="3B942444" w:rsidRPr="00F11312">
          <w:rPr>
            <w:rFonts w:ascii="Arial" w:hAnsi="Arial" w:cs="Arial"/>
            <w:b/>
            <w:bCs/>
            <w:sz w:val="22"/>
            <w:szCs w:val="22"/>
          </w:rPr>
          <w:t xml:space="preserve"> (dynami</w:t>
        </w:r>
      </w:ins>
      <w:ins w:id="2" w:author="Anshika Gupta (IN)" w:date="2026-01-07T10:15:00Z">
        <w:r w:rsidR="3B942444" w:rsidRPr="00F11312">
          <w:rPr>
            <w:rFonts w:ascii="Arial" w:hAnsi="Arial" w:cs="Arial"/>
            <w:b/>
            <w:bCs/>
            <w:sz w:val="22"/>
            <w:szCs w:val="22"/>
          </w:rPr>
          <w:t>c)</w:t>
        </w:r>
      </w:ins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879"/>
        <w:gridCol w:w="7461"/>
      </w:tblGrid>
      <w:tr w:rsidR="00F04955" w:rsidRPr="00F11312" w14:paraId="0022D1ED" w14:textId="77777777" w:rsidTr="0060C70F">
        <w:trPr>
          <w:trHeight w:val="340"/>
        </w:trPr>
        <w:tc>
          <w:tcPr>
            <w:tcW w:w="1006" w:type="pct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vAlign w:val="center"/>
            <w:hideMark/>
          </w:tcPr>
          <w:p w14:paraId="54A444BB" w14:textId="77777777" w:rsidR="00F04955" w:rsidRPr="00F11312" w:rsidRDefault="00F04955" w:rsidP="00F04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</w:t>
            </w:r>
          </w:p>
        </w:tc>
        <w:tc>
          <w:tcPr>
            <w:tcW w:w="3994" w:type="pct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F5F5F5"/>
            <w:vAlign w:val="center"/>
            <w:hideMark/>
          </w:tcPr>
          <w:p w14:paraId="3CED8C0E" w14:textId="77777777" w:rsidR="00F04955" w:rsidRPr="00F11312" w:rsidRDefault="00F04955" w:rsidP="00F04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Link</w:t>
            </w:r>
          </w:p>
        </w:tc>
      </w:tr>
      <w:tr w:rsidR="00F11312" w:rsidRPr="00F11312" w14:paraId="35C804BA" w14:textId="77777777" w:rsidTr="000452C7">
        <w:trPr>
          <w:trHeight w:val="340"/>
        </w:trPr>
        <w:tc>
          <w:tcPr>
            <w:tcW w:w="1006" w:type="pc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2DC2698" w14:textId="77777777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Brochure</w:t>
            </w:r>
          </w:p>
        </w:tc>
        <w:tc>
          <w:tcPr>
            <w:tcW w:w="3994" w:type="pct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bottom"/>
            <w:hideMark/>
          </w:tcPr>
          <w:p w14:paraId="62C18995" w14:textId="68697227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hAnsi="Arial" w:cs="Arial"/>
                <w:color w:val="000000"/>
                <w:sz w:val="22"/>
                <w:szCs w:val="22"/>
              </w:rPr>
              <w:t>https://texprocil.org/circular/1689150706-Maharashtra_PM_MITRA_Park-1.pdf</w:t>
            </w:r>
          </w:p>
        </w:tc>
      </w:tr>
      <w:tr w:rsidR="00F11312" w:rsidRPr="00F11312" w14:paraId="08F4FA81" w14:textId="77777777" w:rsidTr="000452C7">
        <w:trPr>
          <w:trHeight w:val="590"/>
        </w:trPr>
        <w:tc>
          <w:tcPr>
            <w:tcW w:w="1006" w:type="pc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56A271D" w14:textId="77777777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Land Allotment Policy</w:t>
            </w:r>
          </w:p>
        </w:tc>
        <w:tc>
          <w:tcPr>
            <w:tcW w:w="3994" w:type="pct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bottom"/>
            <w:hideMark/>
          </w:tcPr>
          <w:p w14:paraId="646B71AE" w14:textId="1CB3624F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r w:rsidRPr="00F11312">
              <w:rPr>
                <w:rFonts w:ascii="Arial" w:hAnsi="Arial" w:cs="Arial"/>
                <w:color w:val="000000"/>
                <w:sz w:val="22"/>
                <w:szCs w:val="22"/>
              </w:rPr>
              <w:t>https://www.midcindia.org/wp-content/uploads/2021/09/Guidelines-on-land-allotment.pdf</w:t>
            </w:r>
          </w:p>
        </w:tc>
      </w:tr>
      <w:tr w:rsidR="00F11312" w:rsidRPr="00F11312" w14:paraId="2ED12712" w14:textId="77777777" w:rsidTr="000452C7">
        <w:trPr>
          <w:trHeight w:val="670"/>
        </w:trPr>
        <w:tc>
          <w:tcPr>
            <w:tcW w:w="1006" w:type="pc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93AD59F" w14:textId="77777777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Industrial Development Policy</w:t>
            </w:r>
          </w:p>
        </w:tc>
        <w:tc>
          <w:tcPr>
            <w:tcW w:w="3994" w:type="pct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bottom"/>
            <w:hideMark/>
          </w:tcPr>
          <w:p w14:paraId="2121F56D" w14:textId="319F767F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hAnsi="Arial" w:cs="Arial"/>
                <w:color w:val="000000"/>
                <w:sz w:val="22"/>
                <w:szCs w:val="22"/>
              </w:rPr>
              <w:t>https://maitri.maharashtra.gov.in/policies/</w:t>
            </w:r>
          </w:p>
        </w:tc>
      </w:tr>
      <w:tr w:rsidR="00F11312" w:rsidRPr="00F11312" w14:paraId="3E278471" w14:textId="77777777" w:rsidTr="000452C7">
        <w:trPr>
          <w:trHeight w:val="590"/>
        </w:trPr>
        <w:tc>
          <w:tcPr>
            <w:tcW w:w="1006" w:type="pc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8D4BA87" w14:textId="77777777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State Textile Policy</w:t>
            </w:r>
          </w:p>
        </w:tc>
        <w:tc>
          <w:tcPr>
            <w:tcW w:w="3994" w:type="pct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bottom"/>
            <w:hideMark/>
          </w:tcPr>
          <w:p w14:paraId="0404907B" w14:textId="6C815FDA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r w:rsidRPr="00F11312">
              <w:rPr>
                <w:rFonts w:ascii="Arial" w:hAnsi="Arial" w:cs="Arial"/>
                <w:color w:val="000000"/>
                <w:sz w:val="22"/>
                <w:szCs w:val="22"/>
              </w:rPr>
              <w:t>https://mahatextile.maharashtra.gov.in/en/document/textile-policy-2023-28-g-r/</w:t>
            </w:r>
          </w:p>
        </w:tc>
      </w:tr>
      <w:tr w:rsidR="00F11312" w:rsidRPr="00F11312" w14:paraId="06A9EFE1" w14:textId="77777777" w:rsidTr="000452C7">
        <w:trPr>
          <w:trHeight w:val="340"/>
        </w:trPr>
        <w:tc>
          <w:tcPr>
            <w:tcW w:w="1006" w:type="pc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D10C104" w14:textId="77777777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State MSME Policy</w:t>
            </w:r>
          </w:p>
        </w:tc>
        <w:tc>
          <w:tcPr>
            <w:tcW w:w="3994" w:type="pct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bottom"/>
            <w:hideMark/>
          </w:tcPr>
          <w:p w14:paraId="56C96163" w14:textId="53E37DCE" w:rsidR="00F11312" w:rsidRPr="00F11312" w:rsidRDefault="00F11312" w:rsidP="00F11312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r w:rsidRPr="00F11312">
              <w:rPr>
                <w:rFonts w:ascii="Arial" w:hAnsi="Arial" w:cs="Arial"/>
                <w:color w:val="000000"/>
                <w:sz w:val="22"/>
                <w:szCs w:val="22"/>
              </w:rPr>
              <w:t>https://mahasdb.maharashtra.gov.in/files/DSP/Sector/MSMEschemes_8thAugust2023.pdf</w:t>
            </w:r>
          </w:p>
        </w:tc>
      </w:tr>
      <w:tr w:rsidR="00F11312" w:rsidRPr="00F11312" w14:paraId="110554BF" w14:textId="77777777" w:rsidTr="00F11312">
        <w:trPr>
          <w:trHeight w:val="340"/>
          <w:ins w:id="3" w:author="Anshika Gupta (IN)" w:date="2026-01-07T10:15:00Z"/>
        </w:trPr>
        <w:tc>
          <w:tcPr>
            <w:tcW w:w="1006" w:type="pc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CC1028D" w14:textId="2A35BEC0" w:rsidR="00F11312" w:rsidRPr="00F11312" w:rsidRDefault="00F11312" w:rsidP="00F11312">
            <w:pPr>
              <w:spacing w:line="240" w:lineRule="auto"/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  <w:ins w:id="4" w:author="Anshika Gupta (IN)" w:date="2026-01-07T10:15:00Z">
              <w:r w:rsidRPr="00F11312">
                <w:rPr>
                  <w:rFonts w:ascii="Arial" w:eastAsia="Times New Roman" w:hAnsi="Arial" w:cs="Arial"/>
                  <w:color w:val="000000" w:themeColor="text1"/>
                  <w:sz w:val="22"/>
                  <w:szCs w:val="22"/>
                </w:rPr>
                <w:t>Corrigendum</w:t>
              </w:r>
            </w:ins>
          </w:p>
        </w:tc>
        <w:tc>
          <w:tcPr>
            <w:tcW w:w="3994" w:type="pct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bottom"/>
            <w:hideMark/>
          </w:tcPr>
          <w:p w14:paraId="41839050" w14:textId="0E6C36EC" w:rsidR="00F11312" w:rsidRPr="00F11312" w:rsidRDefault="00F11312" w:rsidP="00F11312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 w:rsidRPr="00F11312">
              <w:rPr>
                <w:rFonts w:ascii="Arial" w:hAnsi="Arial" w:cs="Arial"/>
                <w:color w:val="000000"/>
                <w:sz w:val="22"/>
                <w:szCs w:val="22"/>
              </w:rPr>
              <w:t>https://texprocil.org/circular/1689150706-Maharashtra_PM_MITRA_Park-1.pdf</w:t>
            </w:r>
          </w:p>
        </w:tc>
      </w:tr>
    </w:tbl>
    <w:p w14:paraId="01B8EAFF" w14:textId="77777777" w:rsidR="00750B9A" w:rsidRPr="00F11312" w:rsidRDefault="00750B9A" w:rsidP="00750B9A">
      <w:pPr>
        <w:rPr>
          <w:rFonts w:ascii="Arial" w:hAnsi="Arial" w:cs="Arial"/>
          <w:b/>
          <w:bCs/>
          <w:sz w:val="22"/>
          <w:szCs w:val="22"/>
        </w:rPr>
      </w:pPr>
    </w:p>
    <w:p w14:paraId="43F531D5" w14:textId="0482E623" w:rsidR="005B341A" w:rsidRPr="00F11312" w:rsidRDefault="005B341A" w:rsidP="005B341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Meet us</w:t>
      </w:r>
      <w:r w:rsidR="13ADE5C5" w:rsidRPr="00F11312">
        <w:rPr>
          <w:rFonts w:ascii="Arial" w:hAnsi="Arial" w:cs="Arial"/>
          <w:b/>
          <w:bCs/>
          <w:sz w:val="22"/>
          <w:szCs w:val="22"/>
        </w:rPr>
        <w:t xml:space="preserve"> at</w:t>
      </w:r>
      <w:ins w:id="5" w:author="Anshika Gupta (IN)" w:date="2026-01-07T10:14:00Z">
        <w:r w:rsidR="12947259" w:rsidRPr="00F11312">
          <w:rPr>
            <w:rFonts w:ascii="Arial" w:hAnsi="Arial" w:cs="Arial"/>
            <w:b/>
            <w:bCs/>
            <w:sz w:val="22"/>
            <w:szCs w:val="22"/>
          </w:rPr>
          <w:t xml:space="preserve"> (dynamic)</w:t>
        </w:r>
      </w:ins>
      <w:r w:rsidRPr="00F11312">
        <w:rPr>
          <w:rFonts w:ascii="Arial" w:hAnsi="Arial" w:cs="Arial"/>
          <w:b/>
          <w:bCs/>
          <w:sz w:val="22"/>
          <w:szCs w:val="22"/>
        </w:rPr>
        <w:t>: </w:t>
      </w:r>
    </w:p>
    <w:tbl>
      <w:tblPr>
        <w:tblW w:w="10200" w:type="dxa"/>
        <w:tblLook w:val="04A0" w:firstRow="1" w:lastRow="0" w:firstColumn="1" w:lastColumn="0" w:noHBand="0" w:noVBand="1"/>
      </w:tblPr>
      <w:tblGrid>
        <w:gridCol w:w="2820"/>
        <w:gridCol w:w="7380"/>
      </w:tblGrid>
      <w:tr w:rsidR="00F04955" w:rsidRPr="00F11312" w14:paraId="3E218002" w14:textId="77777777" w:rsidTr="77E748B3">
        <w:trPr>
          <w:trHeight w:val="340"/>
        </w:trPr>
        <w:tc>
          <w:tcPr>
            <w:tcW w:w="2820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vAlign w:val="center"/>
            <w:hideMark/>
          </w:tcPr>
          <w:p w14:paraId="78DAA20A" w14:textId="77777777" w:rsidR="00F04955" w:rsidRPr="00F11312" w:rsidRDefault="00F04955" w:rsidP="00F04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Tab</w:t>
            </w:r>
          </w:p>
        </w:tc>
        <w:tc>
          <w:tcPr>
            <w:tcW w:w="738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F5F5F5"/>
            <w:vAlign w:val="center"/>
            <w:hideMark/>
          </w:tcPr>
          <w:p w14:paraId="768742FB" w14:textId="77777777" w:rsidR="00F04955" w:rsidRPr="00F11312" w:rsidRDefault="00F04955" w:rsidP="00F04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Link</w:t>
            </w:r>
          </w:p>
        </w:tc>
      </w:tr>
      <w:tr w:rsidR="00F04955" w:rsidRPr="00F11312" w14:paraId="1EF8332A" w14:textId="77777777" w:rsidTr="00F04955">
        <w:trPr>
          <w:trHeight w:val="340"/>
        </w:trPr>
        <w:tc>
          <w:tcPr>
            <w:tcW w:w="282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638AB10" w14:textId="77777777" w:rsidR="00F04955" w:rsidRPr="00F11312" w:rsidRDefault="00F04955" w:rsidP="00F0495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Investor Summit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7075296" w14:textId="5192128C" w:rsidR="00F04955" w:rsidRPr="00F11312" w:rsidRDefault="00F11312" w:rsidP="00F04955">
            <w:pPr>
              <w:spacing w:after="0" w:line="240" w:lineRule="auto"/>
              <w:rPr>
                <w:rFonts w:ascii="Arial" w:eastAsia="Times New Roman" w:hAnsi="Arial" w:cs="Arial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r w:rsidRPr="00F11312">
              <w:rPr>
                <w:rFonts w:ascii="Arial" w:hAnsi="Arial" w:cs="Arial"/>
                <w:sz w:val="22"/>
                <w:szCs w:val="22"/>
              </w:rPr>
              <w:t>https://maitri.maharashtra.gov.in/</w:t>
            </w:r>
          </w:p>
        </w:tc>
      </w:tr>
      <w:tr w:rsidR="00F04955" w:rsidRPr="00F11312" w14:paraId="7164B97C" w14:textId="77777777" w:rsidTr="00F04955">
        <w:trPr>
          <w:trHeight w:val="340"/>
        </w:trPr>
        <w:tc>
          <w:tcPr>
            <w:tcW w:w="282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CE325AC" w14:textId="77777777" w:rsidR="00F04955" w:rsidRPr="00F11312" w:rsidRDefault="00F04955" w:rsidP="00F0495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Invest India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1291DB1" w14:textId="57CE60F4" w:rsidR="00F04955" w:rsidRPr="00F11312" w:rsidRDefault="00E6685A" w:rsidP="00F0495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https://www.investindia.gov.in/state/</w:t>
            </w:r>
            <w:r w:rsidR="00F11312"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maharashtra</w:t>
            </w:r>
          </w:p>
        </w:tc>
      </w:tr>
      <w:tr w:rsidR="00F04955" w:rsidRPr="00F11312" w14:paraId="0A646817" w14:textId="77777777" w:rsidTr="00F04955">
        <w:trPr>
          <w:trHeight w:val="340"/>
        </w:trPr>
        <w:tc>
          <w:tcPr>
            <w:tcW w:w="2820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02CAE00" w14:textId="77777777" w:rsidR="00F04955" w:rsidRPr="00F11312" w:rsidRDefault="00F04955" w:rsidP="00F0495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Road Show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D1C1BD5" w14:textId="0BA794D5" w:rsidR="00F04955" w:rsidRPr="00F11312" w:rsidRDefault="00F11312" w:rsidP="00F0495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11312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https://maitri.maharashtra.gov.in/wef-2025-mou-updates/</w:t>
            </w:r>
          </w:p>
        </w:tc>
      </w:tr>
    </w:tbl>
    <w:p w14:paraId="4D382418" w14:textId="77777777" w:rsidR="00C5688A" w:rsidRPr="00F11312" w:rsidRDefault="00C5688A" w:rsidP="00C5688A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5BBBC317" w14:textId="77777777" w:rsidR="00C5688A" w:rsidRPr="00F11312" w:rsidRDefault="00C5688A" w:rsidP="00C5688A">
      <w:pPr>
        <w:rPr>
          <w:rFonts w:ascii="Arial" w:hAnsi="Arial" w:cs="Arial"/>
          <w:b/>
          <w:bCs/>
          <w:sz w:val="22"/>
          <w:szCs w:val="22"/>
        </w:rPr>
      </w:pPr>
    </w:p>
    <w:p w14:paraId="308594B1" w14:textId="77777777" w:rsidR="005B341A" w:rsidRPr="00F11312" w:rsidRDefault="005B341A" w:rsidP="005B341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Links:</w:t>
      </w:r>
    </w:p>
    <w:p w14:paraId="74697AE0" w14:textId="5E6449AC" w:rsidR="56A98621" w:rsidRPr="00F11312" w:rsidRDefault="56A98621" w:rsidP="257BF8D1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101"/>
        <w:gridCol w:w="5249"/>
      </w:tblGrid>
      <w:tr w:rsidR="00B622B3" w:rsidRPr="00F11312" w14:paraId="58E719D7" w14:textId="77777777" w:rsidTr="0060C70F">
        <w:trPr>
          <w:trHeight w:val="300"/>
        </w:trPr>
        <w:tc>
          <w:tcPr>
            <w:tcW w:w="4680" w:type="dxa"/>
          </w:tcPr>
          <w:p w14:paraId="55729086" w14:textId="41032A15" w:rsidR="23AF1113" w:rsidRPr="00F11312" w:rsidRDefault="23AF1113" w:rsidP="5B49D14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Place pic of application invitations</w:t>
            </w:r>
            <w:ins w:id="6" w:author="Anshika Gupta (IN)" w:date="2026-01-07T10:14:00Z">
              <w:r w:rsidR="28C98F61" w:rsidRPr="00F11312">
                <w:rPr>
                  <w:rFonts w:ascii="Arial" w:hAnsi="Arial" w:cs="Arial"/>
                  <w:b/>
                  <w:bCs/>
                  <w:sz w:val="22"/>
                  <w:szCs w:val="22"/>
                </w:rPr>
                <w:t xml:space="preserve"> (dynamic)</w:t>
              </w:r>
            </w:ins>
          </w:p>
          <w:p w14:paraId="3E5130E0" w14:textId="58085569" w:rsidR="00112CB0" w:rsidRPr="00F11312" w:rsidRDefault="00112CB0" w:rsidP="5B49D14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del w:id="7" w:author="Kartik Dhingra (IN)" w:date="2026-01-22T17:33:00Z" w16du:dateUtc="2026-01-22T12:03:00Z">
              <w:r w:rsidRPr="00F11312" w:rsidDel="00C83A50">
                <w:rPr>
                  <w:rFonts w:ascii="Arial" w:hAnsi="Arial" w:cs="Arial"/>
                  <w:noProof/>
                  <w:sz w:val="22"/>
                  <w:szCs w:val="22"/>
                </w:rPr>
                <w:drawing>
                  <wp:inline distT="0" distB="0" distL="0" distR="0" wp14:anchorId="74FBE27E" wp14:editId="272DE68D">
                    <wp:extent cx="2550160" cy="3187700"/>
                    <wp:effectExtent l="0" t="0" r="2540" b="0"/>
                    <wp:docPr id="497990610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550160" cy="318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del>
          </w:p>
        </w:tc>
        <w:tc>
          <w:tcPr>
            <w:tcW w:w="4680" w:type="dxa"/>
          </w:tcPr>
          <w:p w14:paraId="1C0500CB" w14:textId="2740F746" w:rsidR="266F831F" w:rsidRPr="00F11312" w:rsidRDefault="266F831F" w:rsidP="266F831F">
            <w:pPr>
              <w:spacing w:after="160" w:line="27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757595E" w14:textId="2094BDEA" w:rsidR="23AF1113" w:rsidRPr="00F11312" w:rsidRDefault="23AF1113" w:rsidP="493061E7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For land allotment applications-   State single window </w:t>
            </w:r>
            <w:r w:rsidR="00C3119B"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  <w:r w:rsidR="00F11312"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https://milaap.midcindia.org/PMMitra/Index</w:t>
            </w:r>
          </w:p>
          <w:p w14:paraId="3EA9CB62" w14:textId="2D651614" w:rsidR="5B49D142" w:rsidRPr="00F11312" w:rsidRDefault="23AF1113" w:rsidP="00E001F7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13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For tenders- </w:t>
            </w:r>
            <w:r w:rsidR="00F11312" w:rsidRPr="00F11312">
              <w:rPr>
                <w:rFonts w:ascii="Arial" w:hAnsi="Arial" w:cs="Arial"/>
                <w:b/>
                <w:bCs/>
                <w:sz w:val="22"/>
                <w:szCs w:val="22"/>
              </w:rPr>
              <w:t>https://maitri.maharashtra.gov.in/</w:t>
            </w:r>
          </w:p>
        </w:tc>
      </w:tr>
    </w:tbl>
    <w:p w14:paraId="69FAE1EE" w14:textId="77777777" w:rsidR="001566AE" w:rsidRPr="00F11312" w:rsidRDefault="001566AE">
      <w:pPr>
        <w:rPr>
          <w:rFonts w:ascii="Arial" w:hAnsi="Arial" w:cs="Arial"/>
          <w:sz w:val="22"/>
          <w:szCs w:val="22"/>
        </w:rPr>
      </w:pPr>
    </w:p>
    <w:p w14:paraId="3CDB6346" w14:textId="1A0CCE91" w:rsidR="23AF1113" w:rsidRPr="00F11312" w:rsidRDefault="23AF1113" w:rsidP="4BE39F70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 xml:space="preserve">For any queries, connect with </w:t>
      </w:r>
      <w:ins w:id="8" w:author="Anshika Gupta (IN)" w:date="2026-01-07T10:14:00Z">
        <w:r w:rsidR="60A8290C" w:rsidRPr="00F11312">
          <w:rPr>
            <w:rFonts w:ascii="Arial" w:hAnsi="Arial" w:cs="Arial"/>
            <w:b/>
            <w:bCs/>
            <w:sz w:val="22"/>
            <w:szCs w:val="22"/>
          </w:rPr>
          <w:t>(dynamic)</w:t>
        </w:r>
      </w:ins>
    </w:p>
    <w:p w14:paraId="29FF7B14" w14:textId="026E0833" w:rsidR="23AF1113" w:rsidRPr="00F11312" w:rsidRDefault="23AF1113" w:rsidP="372A5A6D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 xml:space="preserve">Write to us: </w:t>
      </w:r>
    </w:p>
    <w:p w14:paraId="64040F67" w14:textId="1DEDA02E" w:rsidR="60F5963D" w:rsidRPr="00F11312" w:rsidRDefault="23AF1113" w:rsidP="17576BE6">
      <w:pPr>
        <w:pStyle w:val="ListParagraph"/>
        <w:ind w:left="360"/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Name</w:t>
      </w:r>
    </w:p>
    <w:p w14:paraId="0A3EDD34" w14:textId="4D2319D1" w:rsidR="23AF1113" w:rsidRPr="00F11312" w:rsidRDefault="23AF1113" w:rsidP="749ABF4A">
      <w:pPr>
        <w:pStyle w:val="ListParagraph"/>
        <w:ind w:left="360"/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Company</w:t>
      </w:r>
    </w:p>
    <w:p w14:paraId="27DB1A5C" w14:textId="2BC56C2D" w:rsidR="23AF1113" w:rsidRPr="00F11312" w:rsidRDefault="23AF1113" w:rsidP="749ABF4A">
      <w:pPr>
        <w:pStyle w:val="ListParagraph"/>
        <w:ind w:left="360"/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Query</w:t>
      </w:r>
    </w:p>
    <w:p w14:paraId="4D24D35F" w14:textId="4063C87C" w:rsidR="23AF1113" w:rsidRPr="00F11312" w:rsidRDefault="23AF1113" w:rsidP="0A933458">
      <w:pPr>
        <w:pStyle w:val="ListParagraph"/>
        <w:ind w:left="360"/>
        <w:rPr>
          <w:rFonts w:ascii="Arial" w:hAnsi="Arial" w:cs="Arial"/>
          <w:b/>
          <w:bCs/>
          <w:sz w:val="22"/>
          <w:szCs w:val="22"/>
        </w:rPr>
      </w:pPr>
      <w:r w:rsidRPr="00F11312">
        <w:rPr>
          <w:rFonts w:ascii="Arial" w:hAnsi="Arial" w:cs="Arial"/>
          <w:b/>
          <w:bCs/>
          <w:sz w:val="22"/>
          <w:szCs w:val="22"/>
        </w:rPr>
        <w:t>(system to be created that each query goes to SPV with copy to MoT)</w:t>
      </w:r>
    </w:p>
    <w:p w14:paraId="0D963FB2" w14:textId="73F3E54D" w:rsidR="001566AE" w:rsidRPr="00F11312" w:rsidRDefault="001566AE">
      <w:pPr>
        <w:rPr>
          <w:rFonts w:ascii="Arial" w:hAnsi="Arial" w:cs="Arial"/>
          <w:sz w:val="22"/>
          <w:szCs w:val="22"/>
        </w:rPr>
      </w:pPr>
    </w:p>
    <w:sectPr w:rsidR="001566AE" w:rsidRPr="00F11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A21"/>
    <w:multiLevelType w:val="hybridMultilevel"/>
    <w:tmpl w:val="FFFFFFFF"/>
    <w:lvl w:ilvl="0" w:tplc="7B167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E2D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2F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65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4E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85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A0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A9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443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D25C6"/>
    <w:multiLevelType w:val="multilevel"/>
    <w:tmpl w:val="A4A03D82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5428D"/>
    <w:multiLevelType w:val="multilevel"/>
    <w:tmpl w:val="996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944F"/>
    <w:multiLevelType w:val="hybridMultilevel"/>
    <w:tmpl w:val="FFFFFFFF"/>
    <w:lvl w:ilvl="0" w:tplc="1AD6E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85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27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C5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2B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CD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FAA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B839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079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97D03"/>
    <w:multiLevelType w:val="hybridMultilevel"/>
    <w:tmpl w:val="5E763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4600E"/>
    <w:multiLevelType w:val="hybridMultilevel"/>
    <w:tmpl w:val="7FF08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689E7"/>
    <w:multiLevelType w:val="hybridMultilevel"/>
    <w:tmpl w:val="FFFFFFFF"/>
    <w:lvl w:ilvl="0" w:tplc="0B66B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AD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4A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5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6F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E2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E8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D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34212"/>
    <w:multiLevelType w:val="multilevel"/>
    <w:tmpl w:val="DF4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311BF"/>
    <w:multiLevelType w:val="multilevel"/>
    <w:tmpl w:val="137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F3236"/>
    <w:multiLevelType w:val="multilevel"/>
    <w:tmpl w:val="F69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811A8"/>
    <w:multiLevelType w:val="multilevel"/>
    <w:tmpl w:val="AE1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877A"/>
    <w:multiLevelType w:val="hybridMultilevel"/>
    <w:tmpl w:val="FFFFFFFF"/>
    <w:lvl w:ilvl="0" w:tplc="168A0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74A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D67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89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69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8A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8A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63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C23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62037"/>
    <w:multiLevelType w:val="hybridMultilevel"/>
    <w:tmpl w:val="255EEC50"/>
    <w:lvl w:ilvl="0" w:tplc="942E1EC6">
      <w:start w:val="1"/>
      <w:numFmt w:val="bullet"/>
      <w:lvlText w:val="o"/>
      <w:lvlJc w:val="left"/>
      <w:pPr>
        <w:tabs>
          <w:tab w:val="num" w:pos="720"/>
        </w:tabs>
        <w:ind w:left="1440" w:hanging="360"/>
      </w:pPr>
      <w:rPr>
        <w:rFonts w:ascii="Courier New" w:hAnsi="Courier New" w:hint="default"/>
        <w:sz w:val="20"/>
      </w:rPr>
    </w:lvl>
    <w:lvl w:ilvl="1" w:tplc="F50A16C2" w:tentative="1">
      <w:start w:val="1"/>
      <w:numFmt w:val="bullet"/>
      <w:lvlText w:val="o"/>
      <w:lvlJc w:val="left"/>
      <w:pPr>
        <w:tabs>
          <w:tab w:val="num" w:pos="1440"/>
        </w:tabs>
        <w:ind w:left="2160" w:hanging="360"/>
      </w:pPr>
      <w:rPr>
        <w:rFonts w:ascii="Courier New" w:hAnsi="Courier New" w:hint="default"/>
        <w:sz w:val="20"/>
      </w:rPr>
    </w:lvl>
    <w:lvl w:ilvl="2" w:tplc="6C740840" w:tentative="1">
      <w:start w:val="1"/>
      <w:numFmt w:val="bullet"/>
      <w:lvlText w:val=""/>
      <w:lvlJc w:val="left"/>
      <w:pPr>
        <w:tabs>
          <w:tab w:val="num" w:pos="2160"/>
        </w:tabs>
        <w:ind w:left="2880" w:hanging="360"/>
      </w:pPr>
      <w:rPr>
        <w:rFonts w:ascii="Wingdings" w:hAnsi="Wingdings" w:hint="default"/>
        <w:sz w:val="20"/>
      </w:rPr>
    </w:lvl>
    <w:lvl w:ilvl="3" w:tplc="F410CFD8" w:tentative="1">
      <w:start w:val="1"/>
      <w:numFmt w:val="bullet"/>
      <w:lvlText w:val=""/>
      <w:lvlJc w:val="left"/>
      <w:pPr>
        <w:tabs>
          <w:tab w:val="num" w:pos="2880"/>
        </w:tabs>
        <w:ind w:left="3600" w:hanging="360"/>
      </w:pPr>
      <w:rPr>
        <w:rFonts w:ascii="Wingdings" w:hAnsi="Wingdings" w:hint="default"/>
        <w:sz w:val="20"/>
      </w:rPr>
    </w:lvl>
    <w:lvl w:ilvl="4" w:tplc="3F4C9268" w:tentative="1">
      <w:start w:val="1"/>
      <w:numFmt w:val="bullet"/>
      <w:lvlText w:val=""/>
      <w:lvlJc w:val="left"/>
      <w:pPr>
        <w:tabs>
          <w:tab w:val="num" w:pos="3600"/>
        </w:tabs>
        <w:ind w:left="4320" w:hanging="360"/>
      </w:pPr>
      <w:rPr>
        <w:rFonts w:ascii="Wingdings" w:hAnsi="Wingdings" w:hint="default"/>
        <w:sz w:val="20"/>
      </w:rPr>
    </w:lvl>
    <w:lvl w:ilvl="5" w:tplc="0F28C348" w:tentative="1">
      <w:start w:val="1"/>
      <w:numFmt w:val="bullet"/>
      <w:lvlText w:val=""/>
      <w:lvlJc w:val="left"/>
      <w:pPr>
        <w:tabs>
          <w:tab w:val="num" w:pos="4320"/>
        </w:tabs>
        <w:ind w:left="5040" w:hanging="360"/>
      </w:pPr>
      <w:rPr>
        <w:rFonts w:ascii="Wingdings" w:hAnsi="Wingdings" w:hint="default"/>
        <w:sz w:val="20"/>
      </w:rPr>
    </w:lvl>
    <w:lvl w:ilvl="6" w:tplc="219CBB7E" w:tentative="1">
      <w:start w:val="1"/>
      <w:numFmt w:val="bullet"/>
      <w:lvlText w:val=""/>
      <w:lvlJc w:val="left"/>
      <w:pPr>
        <w:tabs>
          <w:tab w:val="num" w:pos="5040"/>
        </w:tabs>
        <w:ind w:left="5760" w:hanging="360"/>
      </w:pPr>
      <w:rPr>
        <w:rFonts w:ascii="Wingdings" w:hAnsi="Wingdings" w:hint="default"/>
        <w:sz w:val="20"/>
      </w:rPr>
    </w:lvl>
    <w:lvl w:ilvl="7" w:tplc="73F4CCF0" w:tentative="1">
      <w:start w:val="1"/>
      <w:numFmt w:val="bullet"/>
      <w:lvlText w:val=""/>
      <w:lvlJc w:val="left"/>
      <w:pPr>
        <w:tabs>
          <w:tab w:val="num" w:pos="5760"/>
        </w:tabs>
        <w:ind w:left="6480" w:hanging="360"/>
      </w:pPr>
      <w:rPr>
        <w:rFonts w:ascii="Wingdings" w:hAnsi="Wingdings" w:hint="default"/>
        <w:sz w:val="20"/>
      </w:rPr>
    </w:lvl>
    <w:lvl w:ilvl="8" w:tplc="C39CED1E" w:tentative="1">
      <w:start w:val="1"/>
      <w:numFmt w:val="bullet"/>
      <w:lvlText w:val=""/>
      <w:lvlJc w:val="left"/>
      <w:pPr>
        <w:tabs>
          <w:tab w:val="num" w:pos="648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87D15"/>
    <w:multiLevelType w:val="multilevel"/>
    <w:tmpl w:val="D31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B0C22"/>
    <w:multiLevelType w:val="multilevel"/>
    <w:tmpl w:val="2986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0299A"/>
    <w:multiLevelType w:val="multilevel"/>
    <w:tmpl w:val="5CF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00917"/>
    <w:multiLevelType w:val="multilevel"/>
    <w:tmpl w:val="DD8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178A4"/>
    <w:multiLevelType w:val="multilevel"/>
    <w:tmpl w:val="FC6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372B2"/>
    <w:multiLevelType w:val="multilevel"/>
    <w:tmpl w:val="D7AEE63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8010D8"/>
    <w:multiLevelType w:val="multilevel"/>
    <w:tmpl w:val="B1D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54832"/>
    <w:multiLevelType w:val="multilevel"/>
    <w:tmpl w:val="F566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66441"/>
    <w:multiLevelType w:val="multilevel"/>
    <w:tmpl w:val="DEB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82318"/>
    <w:multiLevelType w:val="hybridMultilevel"/>
    <w:tmpl w:val="20B0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C6F3E"/>
    <w:multiLevelType w:val="multilevel"/>
    <w:tmpl w:val="EF0C5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50DA9"/>
    <w:multiLevelType w:val="multilevel"/>
    <w:tmpl w:val="79F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6758C"/>
    <w:multiLevelType w:val="multilevel"/>
    <w:tmpl w:val="996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900AB"/>
    <w:multiLevelType w:val="hybridMultilevel"/>
    <w:tmpl w:val="9D42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E359F"/>
    <w:multiLevelType w:val="multilevel"/>
    <w:tmpl w:val="A446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B44BB"/>
    <w:multiLevelType w:val="hybridMultilevel"/>
    <w:tmpl w:val="EE3E8430"/>
    <w:lvl w:ilvl="0" w:tplc="CB2CE886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1D8ABF1A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45C61B0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22987622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4CA0A8E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4690842E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80687A48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330A8E0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8F2F704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9" w15:restartNumberingAfterBreak="0">
    <w:nsid w:val="5EC039A8"/>
    <w:multiLevelType w:val="multilevel"/>
    <w:tmpl w:val="32CA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9503E1"/>
    <w:multiLevelType w:val="multilevel"/>
    <w:tmpl w:val="018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044F6"/>
    <w:multiLevelType w:val="multilevel"/>
    <w:tmpl w:val="D14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915913"/>
    <w:multiLevelType w:val="multilevel"/>
    <w:tmpl w:val="CF0E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A445C2"/>
    <w:multiLevelType w:val="multilevel"/>
    <w:tmpl w:val="D14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BB5D20"/>
    <w:multiLevelType w:val="multilevel"/>
    <w:tmpl w:val="A43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B57C8"/>
    <w:multiLevelType w:val="multilevel"/>
    <w:tmpl w:val="B5A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24943"/>
    <w:multiLevelType w:val="multilevel"/>
    <w:tmpl w:val="83B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327B4"/>
    <w:multiLevelType w:val="multilevel"/>
    <w:tmpl w:val="E0D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30443"/>
    <w:multiLevelType w:val="multilevel"/>
    <w:tmpl w:val="3A7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20373">
    <w:abstractNumId w:val="29"/>
  </w:num>
  <w:num w:numId="2" w16cid:durableId="1028024764">
    <w:abstractNumId w:val="23"/>
  </w:num>
  <w:num w:numId="3" w16cid:durableId="2001041028">
    <w:abstractNumId w:val="32"/>
  </w:num>
  <w:num w:numId="4" w16cid:durableId="1871145108">
    <w:abstractNumId w:val="18"/>
  </w:num>
  <w:num w:numId="5" w16cid:durableId="1999184593">
    <w:abstractNumId w:val="28"/>
  </w:num>
  <w:num w:numId="6" w16cid:durableId="1640918649">
    <w:abstractNumId w:val="33"/>
  </w:num>
  <w:num w:numId="7" w16cid:durableId="904411091">
    <w:abstractNumId w:val="31"/>
  </w:num>
  <w:num w:numId="8" w16cid:durableId="1083988716">
    <w:abstractNumId w:val="26"/>
  </w:num>
  <w:num w:numId="9" w16cid:durableId="518739550">
    <w:abstractNumId w:val="35"/>
  </w:num>
  <w:num w:numId="10" w16cid:durableId="1608610879">
    <w:abstractNumId w:val="16"/>
  </w:num>
  <w:num w:numId="11" w16cid:durableId="1706103467">
    <w:abstractNumId w:val="27"/>
  </w:num>
  <w:num w:numId="12" w16cid:durableId="1173497257">
    <w:abstractNumId w:val="30"/>
  </w:num>
  <w:num w:numId="13" w16cid:durableId="2040661236">
    <w:abstractNumId w:val="1"/>
  </w:num>
  <w:num w:numId="14" w16cid:durableId="787314132">
    <w:abstractNumId w:val="12"/>
  </w:num>
  <w:num w:numId="15" w16cid:durableId="1508128383">
    <w:abstractNumId w:val="7"/>
  </w:num>
  <w:num w:numId="16" w16cid:durableId="107630101">
    <w:abstractNumId w:val="36"/>
  </w:num>
  <w:num w:numId="17" w16cid:durableId="819200487">
    <w:abstractNumId w:val="14"/>
  </w:num>
  <w:num w:numId="18" w16cid:durableId="941373744">
    <w:abstractNumId w:val="3"/>
  </w:num>
  <w:num w:numId="19" w16cid:durableId="863860586">
    <w:abstractNumId w:val="11"/>
  </w:num>
  <w:num w:numId="20" w16cid:durableId="1252349837">
    <w:abstractNumId w:val="6"/>
  </w:num>
  <w:num w:numId="21" w16cid:durableId="819493542">
    <w:abstractNumId w:val="0"/>
  </w:num>
  <w:num w:numId="22" w16cid:durableId="259217350">
    <w:abstractNumId w:val="25"/>
  </w:num>
  <w:num w:numId="23" w16cid:durableId="2083335025">
    <w:abstractNumId w:val="10"/>
  </w:num>
  <w:num w:numId="24" w16cid:durableId="1138382343">
    <w:abstractNumId w:val="2"/>
  </w:num>
  <w:num w:numId="25" w16cid:durableId="1725064749">
    <w:abstractNumId w:val="8"/>
  </w:num>
  <w:num w:numId="26" w16cid:durableId="1943802272">
    <w:abstractNumId w:val="9"/>
  </w:num>
  <w:num w:numId="27" w16cid:durableId="1683508884">
    <w:abstractNumId w:val="24"/>
  </w:num>
  <w:num w:numId="28" w16cid:durableId="643511614">
    <w:abstractNumId w:val="17"/>
  </w:num>
  <w:num w:numId="29" w16cid:durableId="1791977171">
    <w:abstractNumId w:val="21"/>
  </w:num>
  <w:num w:numId="30" w16cid:durableId="789276793">
    <w:abstractNumId w:val="38"/>
  </w:num>
  <w:num w:numId="31" w16cid:durableId="1170945941">
    <w:abstractNumId w:val="5"/>
  </w:num>
  <w:num w:numId="32" w16cid:durableId="198904035">
    <w:abstractNumId w:val="4"/>
  </w:num>
  <w:num w:numId="33" w16cid:durableId="661861047">
    <w:abstractNumId w:val="34"/>
  </w:num>
  <w:num w:numId="34" w16cid:durableId="1220941738">
    <w:abstractNumId w:val="19"/>
  </w:num>
  <w:num w:numId="35" w16cid:durableId="356466733">
    <w:abstractNumId w:val="37"/>
  </w:num>
  <w:num w:numId="36" w16cid:durableId="692077773">
    <w:abstractNumId w:val="13"/>
  </w:num>
  <w:num w:numId="37" w16cid:durableId="1862475989">
    <w:abstractNumId w:val="20"/>
  </w:num>
  <w:num w:numId="38" w16cid:durableId="1395664450">
    <w:abstractNumId w:val="15"/>
  </w:num>
  <w:num w:numId="39" w16cid:durableId="1979066392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shika Gupta (IN)">
    <w15:presenceInfo w15:providerId="AD" w15:userId="S::anshika.gp@pwc.com::fb31bc71-2379-4519-8a75-06e8ff53cc2e"/>
  </w15:person>
  <w15:person w15:author="Kartik Dhingra (IN)">
    <w15:presenceInfo w15:providerId="AD" w15:userId="S::kartik.dhingra@pwc.com::e16f682c-3b63-4d6a-8522-d5ddc1ca58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1A"/>
    <w:rsid w:val="00010E02"/>
    <w:rsid w:val="00011993"/>
    <w:rsid w:val="00012B62"/>
    <w:rsid w:val="0001492E"/>
    <w:rsid w:val="00014B86"/>
    <w:rsid w:val="00015AF2"/>
    <w:rsid w:val="000160FF"/>
    <w:rsid w:val="00021966"/>
    <w:rsid w:val="0002219D"/>
    <w:rsid w:val="00023E06"/>
    <w:rsid w:val="00025089"/>
    <w:rsid w:val="00026749"/>
    <w:rsid w:val="0002734E"/>
    <w:rsid w:val="00027505"/>
    <w:rsid w:val="000309D3"/>
    <w:rsid w:val="00030F93"/>
    <w:rsid w:val="00035E69"/>
    <w:rsid w:val="00036E60"/>
    <w:rsid w:val="000438B7"/>
    <w:rsid w:val="00043C37"/>
    <w:rsid w:val="0004639B"/>
    <w:rsid w:val="000518BD"/>
    <w:rsid w:val="000524A8"/>
    <w:rsid w:val="00053086"/>
    <w:rsid w:val="00053948"/>
    <w:rsid w:val="00054FD1"/>
    <w:rsid w:val="00060455"/>
    <w:rsid w:val="0006640C"/>
    <w:rsid w:val="00066E09"/>
    <w:rsid w:val="00072297"/>
    <w:rsid w:val="0007350F"/>
    <w:rsid w:val="00076DE3"/>
    <w:rsid w:val="0008020D"/>
    <w:rsid w:val="00080EA1"/>
    <w:rsid w:val="000811AE"/>
    <w:rsid w:val="00081374"/>
    <w:rsid w:val="000856A2"/>
    <w:rsid w:val="00085D07"/>
    <w:rsid w:val="00090102"/>
    <w:rsid w:val="00090EF3"/>
    <w:rsid w:val="000918B5"/>
    <w:rsid w:val="00091E6F"/>
    <w:rsid w:val="0009372E"/>
    <w:rsid w:val="00095784"/>
    <w:rsid w:val="000A090D"/>
    <w:rsid w:val="000A0BF2"/>
    <w:rsid w:val="000A1780"/>
    <w:rsid w:val="000A376E"/>
    <w:rsid w:val="000A3899"/>
    <w:rsid w:val="000A3EF9"/>
    <w:rsid w:val="000A525A"/>
    <w:rsid w:val="000A5BC0"/>
    <w:rsid w:val="000B018D"/>
    <w:rsid w:val="000B0270"/>
    <w:rsid w:val="000B0F73"/>
    <w:rsid w:val="000B0F9E"/>
    <w:rsid w:val="000B2D80"/>
    <w:rsid w:val="000B2F66"/>
    <w:rsid w:val="000B349B"/>
    <w:rsid w:val="000B490E"/>
    <w:rsid w:val="000C1725"/>
    <w:rsid w:val="000C5DA8"/>
    <w:rsid w:val="000C6518"/>
    <w:rsid w:val="000C7FA3"/>
    <w:rsid w:val="000D01C3"/>
    <w:rsid w:val="000D2CC4"/>
    <w:rsid w:val="000D2F10"/>
    <w:rsid w:val="000D3CD2"/>
    <w:rsid w:val="000D4BB6"/>
    <w:rsid w:val="000D4E9B"/>
    <w:rsid w:val="000D5CAF"/>
    <w:rsid w:val="000D66AE"/>
    <w:rsid w:val="000D6F7D"/>
    <w:rsid w:val="000E0A60"/>
    <w:rsid w:val="000E3327"/>
    <w:rsid w:val="000E33FA"/>
    <w:rsid w:val="000E689B"/>
    <w:rsid w:val="000F204C"/>
    <w:rsid w:val="000F246D"/>
    <w:rsid w:val="000F24F0"/>
    <w:rsid w:val="000F34EF"/>
    <w:rsid w:val="000F3B7F"/>
    <w:rsid w:val="000F6127"/>
    <w:rsid w:val="000F68E9"/>
    <w:rsid w:val="000F73ED"/>
    <w:rsid w:val="00100714"/>
    <w:rsid w:val="00101712"/>
    <w:rsid w:val="00101A01"/>
    <w:rsid w:val="00102047"/>
    <w:rsid w:val="00103AE0"/>
    <w:rsid w:val="00107CD6"/>
    <w:rsid w:val="00110E53"/>
    <w:rsid w:val="00112CB0"/>
    <w:rsid w:val="001207FD"/>
    <w:rsid w:val="00120D3F"/>
    <w:rsid w:val="00121107"/>
    <w:rsid w:val="00121809"/>
    <w:rsid w:val="001219F2"/>
    <w:rsid w:val="00121E53"/>
    <w:rsid w:val="001224DB"/>
    <w:rsid w:val="00122E90"/>
    <w:rsid w:val="00123DC7"/>
    <w:rsid w:val="00125BFF"/>
    <w:rsid w:val="00125C2F"/>
    <w:rsid w:val="00131C5C"/>
    <w:rsid w:val="00131D6F"/>
    <w:rsid w:val="001335D2"/>
    <w:rsid w:val="0013415F"/>
    <w:rsid w:val="00135533"/>
    <w:rsid w:val="00135D91"/>
    <w:rsid w:val="00135FB1"/>
    <w:rsid w:val="00137748"/>
    <w:rsid w:val="00141342"/>
    <w:rsid w:val="00142A6A"/>
    <w:rsid w:val="00143933"/>
    <w:rsid w:val="001440F0"/>
    <w:rsid w:val="0014522F"/>
    <w:rsid w:val="001456F8"/>
    <w:rsid w:val="0014670C"/>
    <w:rsid w:val="00146CCA"/>
    <w:rsid w:val="0014704B"/>
    <w:rsid w:val="001475B1"/>
    <w:rsid w:val="00150FC4"/>
    <w:rsid w:val="00152DD7"/>
    <w:rsid w:val="00155C3E"/>
    <w:rsid w:val="001566AE"/>
    <w:rsid w:val="00161ADC"/>
    <w:rsid w:val="001626D0"/>
    <w:rsid w:val="00163CF1"/>
    <w:rsid w:val="001651A5"/>
    <w:rsid w:val="00170BEC"/>
    <w:rsid w:val="00172DF9"/>
    <w:rsid w:val="00172F8D"/>
    <w:rsid w:val="00176C06"/>
    <w:rsid w:val="00177252"/>
    <w:rsid w:val="00180967"/>
    <w:rsid w:val="00180D04"/>
    <w:rsid w:val="00181F0E"/>
    <w:rsid w:val="00182553"/>
    <w:rsid w:val="0018485B"/>
    <w:rsid w:val="0018596C"/>
    <w:rsid w:val="001870BC"/>
    <w:rsid w:val="0019171A"/>
    <w:rsid w:val="00193937"/>
    <w:rsid w:val="0019417C"/>
    <w:rsid w:val="001943EA"/>
    <w:rsid w:val="001946DD"/>
    <w:rsid w:val="00194E96"/>
    <w:rsid w:val="00196B4A"/>
    <w:rsid w:val="0019728F"/>
    <w:rsid w:val="001A02F1"/>
    <w:rsid w:val="001A07AB"/>
    <w:rsid w:val="001A0B8A"/>
    <w:rsid w:val="001A62BD"/>
    <w:rsid w:val="001A6ADC"/>
    <w:rsid w:val="001B0724"/>
    <w:rsid w:val="001B1CD0"/>
    <w:rsid w:val="001B32F6"/>
    <w:rsid w:val="001B3402"/>
    <w:rsid w:val="001B3F95"/>
    <w:rsid w:val="001B426B"/>
    <w:rsid w:val="001B6020"/>
    <w:rsid w:val="001B711E"/>
    <w:rsid w:val="001C0541"/>
    <w:rsid w:val="001C1853"/>
    <w:rsid w:val="001C1A4E"/>
    <w:rsid w:val="001C2A3D"/>
    <w:rsid w:val="001C3100"/>
    <w:rsid w:val="001C361B"/>
    <w:rsid w:val="001C382F"/>
    <w:rsid w:val="001C46C8"/>
    <w:rsid w:val="001D0776"/>
    <w:rsid w:val="001D0941"/>
    <w:rsid w:val="001D136E"/>
    <w:rsid w:val="001D51FD"/>
    <w:rsid w:val="001D56B9"/>
    <w:rsid w:val="001D5B09"/>
    <w:rsid w:val="001D5FEF"/>
    <w:rsid w:val="001D65AD"/>
    <w:rsid w:val="001D6D6E"/>
    <w:rsid w:val="001E12F9"/>
    <w:rsid w:val="001E39EA"/>
    <w:rsid w:val="001E4586"/>
    <w:rsid w:val="001E476C"/>
    <w:rsid w:val="001E4CA4"/>
    <w:rsid w:val="001E4EAD"/>
    <w:rsid w:val="001F0CC3"/>
    <w:rsid w:val="001F3A6E"/>
    <w:rsid w:val="001F5D19"/>
    <w:rsid w:val="001F6153"/>
    <w:rsid w:val="00200DB8"/>
    <w:rsid w:val="00207282"/>
    <w:rsid w:val="0021136A"/>
    <w:rsid w:val="002113A3"/>
    <w:rsid w:val="00211E9F"/>
    <w:rsid w:val="002146DA"/>
    <w:rsid w:val="0021499E"/>
    <w:rsid w:val="0021505A"/>
    <w:rsid w:val="0022712B"/>
    <w:rsid w:val="002309D0"/>
    <w:rsid w:val="002325D0"/>
    <w:rsid w:val="0023345C"/>
    <w:rsid w:val="0023558C"/>
    <w:rsid w:val="0023764C"/>
    <w:rsid w:val="002405AF"/>
    <w:rsid w:val="00241962"/>
    <w:rsid w:val="00241BB5"/>
    <w:rsid w:val="00246738"/>
    <w:rsid w:val="002471C7"/>
    <w:rsid w:val="00251787"/>
    <w:rsid w:val="00251AA4"/>
    <w:rsid w:val="00253463"/>
    <w:rsid w:val="0025583F"/>
    <w:rsid w:val="00260FC9"/>
    <w:rsid w:val="00261067"/>
    <w:rsid w:val="00262420"/>
    <w:rsid w:val="00264110"/>
    <w:rsid w:val="00265036"/>
    <w:rsid w:val="0026720E"/>
    <w:rsid w:val="0027115B"/>
    <w:rsid w:val="00271C9B"/>
    <w:rsid w:val="00272FE9"/>
    <w:rsid w:val="002742AD"/>
    <w:rsid w:val="002743D3"/>
    <w:rsid w:val="00274A4F"/>
    <w:rsid w:val="0027580F"/>
    <w:rsid w:val="00276078"/>
    <w:rsid w:val="0027710F"/>
    <w:rsid w:val="0028037C"/>
    <w:rsid w:val="002824D0"/>
    <w:rsid w:val="002847DB"/>
    <w:rsid w:val="0028630F"/>
    <w:rsid w:val="00292049"/>
    <w:rsid w:val="00292AA3"/>
    <w:rsid w:val="0029345F"/>
    <w:rsid w:val="002951CE"/>
    <w:rsid w:val="0029708D"/>
    <w:rsid w:val="00297B56"/>
    <w:rsid w:val="002A0828"/>
    <w:rsid w:val="002A350F"/>
    <w:rsid w:val="002A4321"/>
    <w:rsid w:val="002A49D6"/>
    <w:rsid w:val="002B0155"/>
    <w:rsid w:val="002B2A04"/>
    <w:rsid w:val="002B2DAE"/>
    <w:rsid w:val="002B2E2C"/>
    <w:rsid w:val="002B344B"/>
    <w:rsid w:val="002B531B"/>
    <w:rsid w:val="002B54C2"/>
    <w:rsid w:val="002B559F"/>
    <w:rsid w:val="002B7DC2"/>
    <w:rsid w:val="002C1A9B"/>
    <w:rsid w:val="002C1FBA"/>
    <w:rsid w:val="002C25EF"/>
    <w:rsid w:val="002C4E2D"/>
    <w:rsid w:val="002C54EB"/>
    <w:rsid w:val="002C7132"/>
    <w:rsid w:val="002D0BF9"/>
    <w:rsid w:val="002D18A2"/>
    <w:rsid w:val="002E071A"/>
    <w:rsid w:val="002E1410"/>
    <w:rsid w:val="002E25E2"/>
    <w:rsid w:val="002E31D4"/>
    <w:rsid w:val="002E4CDE"/>
    <w:rsid w:val="002E51EC"/>
    <w:rsid w:val="002E5812"/>
    <w:rsid w:val="002E680B"/>
    <w:rsid w:val="002F190E"/>
    <w:rsid w:val="002F319C"/>
    <w:rsid w:val="002F33A8"/>
    <w:rsid w:val="002F52B3"/>
    <w:rsid w:val="00303F93"/>
    <w:rsid w:val="00307549"/>
    <w:rsid w:val="00312F3F"/>
    <w:rsid w:val="003134FC"/>
    <w:rsid w:val="00313740"/>
    <w:rsid w:val="00313BF1"/>
    <w:rsid w:val="00313F7F"/>
    <w:rsid w:val="00315696"/>
    <w:rsid w:val="0031657A"/>
    <w:rsid w:val="00317219"/>
    <w:rsid w:val="003173C2"/>
    <w:rsid w:val="00317572"/>
    <w:rsid w:val="00321219"/>
    <w:rsid w:val="00322D31"/>
    <w:rsid w:val="00326E5C"/>
    <w:rsid w:val="0033153B"/>
    <w:rsid w:val="00331C47"/>
    <w:rsid w:val="00333711"/>
    <w:rsid w:val="003341C4"/>
    <w:rsid w:val="00334FA2"/>
    <w:rsid w:val="00335D64"/>
    <w:rsid w:val="003379A6"/>
    <w:rsid w:val="00337F88"/>
    <w:rsid w:val="00342357"/>
    <w:rsid w:val="003427DF"/>
    <w:rsid w:val="00346A9E"/>
    <w:rsid w:val="00346D12"/>
    <w:rsid w:val="00351BA6"/>
    <w:rsid w:val="003538DF"/>
    <w:rsid w:val="00354EB5"/>
    <w:rsid w:val="00355BAD"/>
    <w:rsid w:val="00363E7F"/>
    <w:rsid w:val="0036512E"/>
    <w:rsid w:val="00365DA5"/>
    <w:rsid w:val="00366B5F"/>
    <w:rsid w:val="00366E13"/>
    <w:rsid w:val="0036753B"/>
    <w:rsid w:val="00370B7E"/>
    <w:rsid w:val="00372D8A"/>
    <w:rsid w:val="0037338A"/>
    <w:rsid w:val="0037389A"/>
    <w:rsid w:val="00377A8D"/>
    <w:rsid w:val="00381822"/>
    <w:rsid w:val="00382A21"/>
    <w:rsid w:val="00385DE9"/>
    <w:rsid w:val="00385DEA"/>
    <w:rsid w:val="003877DD"/>
    <w:rsid w:val="003878BE"/>
    <w:rsid w:val="003907FE"/>
    <w:rsid w:val="0039677A"/>
    <w:rsid w:val="003A2A3F"/>
    <w:rsid w:val="003A3C1E"/>
    <w:rsid w:val="003A409F"/>
    <w:rsid w:val="003A48E0"/>
    <w:rsid w:val="003A6971"/>
    <w:rsid w:val="003A6B13"/>
    <w:rsid w:val="003B0BDF"/>
    <w:rsid w:val="003B59F3"/>
    <w:rsid w:val="003B6896"/>
    <w:rsid w:val="003C2DC7"/>
    <w:rsid w:val="003C55AF"/>
    <w:rsid w:val="003C5B93"/>
    <w:rsid w:val="003C5E94"/>
    <w:rsid w:val="003D6750"/>
    <w:rsid w:val="003E0200"/>
    <w:rsid w:val="003E0667"/>
    <w:rsid w:val="003E1940"/>
    <w:rsid w:val="003E2933"/>
    <w:rsid w:val="003E32DB"/>
    <w:rsid w:val="003E75FE"/>
    <w:rsid w:val="003F0D63"/>
    <w:rsid w:val="003F1BB1"/>
    <w:rsid w:val="003F3EDD"/>
    <w:rsid w:val="003F451F"/>
    <w:rsid w:val="003F4BD6"/>
    <w:rsid w:val="003F7E1C"/>
    <w:rsid w:val="00401978"/>
    <w:rsid w:val="00401B2C"/>
    <w:rsid w:val="00404BC5"/>
    <w:rsid w:val="004062A6"/>
    <w:rsid w:val="00406E1A"/>
    <w:rsid w:val="00410336"/>
    <w:rsid w:val="00410A1C"/>
    <w:rsid w:val="004110D4"/>
    <w:rsid w:val="00412522"/>
    <w:rsid w:val="00413AC7"/>
    <w:rsid w:val="00414C84"/>
    <w:rsid w:val="004164BE"/>
    <w:rsid w:val="004175F5"/>
    <w:rsid w:val="00417AA7"/>
    <w:rsid w:val="0042198E"/>
    <w:rsid w:val="004219BD"/>
    <w:rsid w:val="00421E20"/>
    <w:rsid w:val="004225D0"/>
    <w:rsid w:val="00423E64"/>
    <w:rsid w:val="0042774C"/>
    <w:rsid w:val="00427921"/>
    <w:rsid w:val="00431664"/>
    <w:rsid w:val="004330FC"/>
    <w:rsid w:val="00433DDA"/>
    <w:rsid w:val="0043663E"/>
    <w:rsid w:val="00436992"/>
    <w:rsid w:val="00441124"/>
    <w:rsid w:val="004418FD"/>
    <w:rsid w:val="004424EC"/>
    <w:rsid w:val="00442944"/>
    <w:rsid w:val="00443B86"/>
    <w:rsid w:val="00445BBC"/>
    <w:rsid w:val="00445F88"/>
    <w:rsid w:val="00446BBB"/>
    <w:rsid w:val="0045020C"/>
    <w:rsid w:val="004514FF"/>
    <w:rsid w:val="0045184B"/>
    <w:rsid w:val="00454B12"/>
    <w:rsid w:val="00456109"/>
    <w:rsid w:val="00457519"/>
    <w:rsid w:val="00460309"/>
    <w:rsid w:val="00460AB9"/>
    <w:rsid w:val="00466765"/>
    <w:rsid w:val="00471602"/>
    <w:rsid w:val="00471B65"/>
    <w:rsid w:val="00474EE9"/>
    <w:rsid w:val="0047709E"/>
    <w:rsid w:val="004807D9"/>
    <w:rsid w:val="004850B9"/>
    <w:rsid w:val="00485BFF"/>
    <w:rsid w:val="00496A8C"/>
    <w:rsid w:val="004A1FB2"/>
    <w:rsid w:val="004A28FC"/>
    <w:rsid w:val="004A3CC8"/>
    <w:rsid w:val="004A4DA4"/>
    <w:rsid w:val="004A514E"/>
    <w:rsid w:val="004A6194"/>
    <w:rsid w:val="004B0008"/>
    <w:rsid w:val="004B1764"/>
    <w:rsid w:val="004B3A81"/>
    <w:rsid w:val="004C0493"/>
    <w:rsid w:val="004C485E"/>
    <w:rsid w:val="004C7A87"/>
    <w:rsid w:val="004D33FE"/>
    <w:rsid w:val="004D5AE7"/>
    <w:rsid w:val="004D6F96"/>
    <w:rsid w:val="004D75DC"/>
    <w:rsid w:val="004D7CB0"/>
    <w:rsid w:val="004E0D82"/>
    <w:rsid w:val="004E195A"/>
    <w:rsid w:val="004E1B69"/>
    <w:rsid w:val="004E24BB"/>
    <w:rsid w:val="004E2D42"/>
    <w:rsid w:val="004E2EA3"/>
    <w:rsid w:val="004E4EAB"/>
    <w:rsid w:val="004E7120"/>
    <w:rsid w:val="004E760E"/>
    <w:rsid w:val="004F02C3"/>
    <w:rsid w:val="004F201C"/>
    <w:rsid w:val="004F51D3"/>
    <w:rsid w:val="00500F2E"/>
    <w:rsid w:val="00502840"/>
    <w:rsid w:val="0050318E"/>
    <w:rsid w:val="005055A3"/>
    <w:rsid w:val="005072C8"/>
    <w:rsid w:val="005078A4"/>
    <w:rsid w:val="00507947"/>
    <w:rsid w:val="00511513"/>
    <w:rsid w:val="00513066"/>
    <w:rsid w:val="0051391D"/>
    <w:rsid w:val="00514B8E"/>
    <w:rsid w:val="00514F8C"/>
    <w:rsid w:val="00516C56"/>
    <w:rsid w:val="0051751F"/>
    <w:rsid w:val="00521304"/>
    <w:rsid w:val="005215CC"/>
    <w:rsid w:val="00521C42"/>
    <w:rsid w:val="00522E31"/>
    <w:rsid w:val="0052600F"/>
    <w:rsid w:val="0053321F"/>
    <w:rsid w:val="005339AC"/>
    <w:rsid w:val="00540A4E"/>
    <w:rsid w:val="0054278F"/>
    <w:rsid w:val="00544853"/>
    <w:rsid w:val="005568C0"/>
    <w:rsid w:val="00557BBE"/>
    <w:rsid w:val="00564765"/>
    <w:rsid w:val="00565DC7"/>
    <w:rsid w:val="00565ED4"/>
    <w:rsid w:val="0057051A"/>
    <w:rsid w:val="00571E7D"/>
    <w:rsid w:val="0057287A"/>
    <w:rsid w:val="00572A76"/>
    <w:rsid w:val="00576942"/>
    <w:rsid w:val="00580E51"/>
    <w:rsid w:val="0058582E"/>
    <w:rsid w:val="00590D9D"/>
    <w:rsid w:val="005940CA"/>
    <w:rsid w:val="005943D3"/>
    <w:rsid w:val="005944CC"/>
    <w:rsid w:val="005A00F7"/>
    <w:rsid w:val="005A0465"/>
    <w:rsid w:val="005A32E6"/>
    <w:rsid w:val="005A4322"/>
    <w:rsid w:val="005A5E50"/>
    <w:rsid w:val="005A5EC3"/>
    <w:rsid w:val="005B14BA"/>
    <w:rsid w:val="005B1527"/>
    <w:rsid w:val="005B1686"/>
    <w:rsid w:val="005B1ACD"/>
    <w:rsid w:val="005B2399"/>
    <w:rsid w:val="005B280D"/>
    <w:rsid w:val="005B2B7A"/>
    <w:rsid w:val="005B341A"/>
    <w:rsid w:val="005B4B51"/>
    <w:rsid w:val="005C3253"/>
    <w:rsid w:val="005C45C5"/>
    <w:rsid w:val="005C5875"/>
    <w:rsid w:val="005C7C53"/>
    <w:rsid w:val="005C7D58"/>
    <w:rsid w:val="005D0A05"/>
    <w:rsid w:val="005D38A0"/>
    <w:rsid w:val="005E0794"/>
    <w:rsid w:val="005E3D3D"/>
    <w:rsid w:val="005E4ED0"/>
    <w:rsid w:val="005E56A5"/>
    <w:rsid w:val="005E6533"/>
    <w:rsid w:val="005E7C2F"/>
    <w:rsid w:val="005F08B1"/>
    <w:rsid w:val="005F39BE"/>
    <w:rsid w:val="005F7A1C"/>
    <w:rsid w:val="006029E6"/>
    <w:rsid w:val="006044A9"/>
    <w:rsid w:val="00604E5F"/>
    <w:rsid w:val="00605B63"/>
    <w:rsid w:val="00606283"/>
    <w:rsid w:val="00606647"/>
    <w:rsid w:val="0060C70F"/>
    <w:rsid w:val="00610CE8"/>
    <w:rsid w:val="00611178"/>
    <w:rsid w:val="00615309"/>
    <w:rsid w:val="00615433"/>
    <w:rsid w:val="00615A9C"/>
    <w:rsid w:val="0061727D"/>
    <w:rsid w:val="00621A45"/>
    <w:rsid w:val="006257C8"/>
    <w:rsid w:val="00631623"/>
    <w:rsid w:val="00631F98"/>
    <w:rsid w:val="00632617"/>
    <w:rsid w:val="006347BB"/>
    <w:rsid w:val="00635360"/>
    <w:rsid w:val="0063749E"/>
    <w:rsid w:val="0063775B"/>
    <w:rsid w:val="00637FDE"/>
    <w:rsid w:val="00640435"/>
    <w:rsid w:val="00640592"/>
    <w:rsid w:val="0064163D"/>
    <w:rsid w:val="00642737"/>
    <w:rsid w:val="0064763F"/>
    <w:rsid w:val="006519E7"/>
    <w:rsid w:val="00655A68"/>
    <w:rsid w:val="00655EBA"/>
    <w:rsid w:val="0065769E"/>
    <w:rsid w:val="00665B66"/>
    <w:rsid w:val="00667802"/>
    <w:rsid w:val="00671969"/>
    <w:rsid w:val="00672C84"/>
    <w:rsid w:val="00674EF5"/>
    <w:rsid w:val="0067674A"/>
    <w:rsid w:val="006814E9"/>
    <w:rsid w:val="006820B9"/>
    <w:rsid w:val="006836C5"/>
    <w:rsid w:val="00684EAF"/>
    <w:rsid w:val="00685BD5"/>
    <w:rsid w:val="00693A21"/>
    <w:rsid w:val="00693C35"/>
    <w:rsid w:val="006961B7"/>
    <w:rsid w:val="006A0D1B"/>
    <w:rsid w:val="006A2D52"/>
    <w:rsid w:val="006A5397"/>
    <w:rsid w:val="006A60D7"/>
    <w:rsid w:val="006A73E9"/>
    <w:rsid w:val="006B2611"/>
    <w:rsid w:val="006B3DA6"/>
    <w:rsid w:val="006B409C"/>
    <w:rsid w:val="006B436D"/>
    <w:rsid w:val="006B5011"/>
    <w:rsid w:val="006B5710"/>
    <w:rsid w:val="006B5753"/>
    <w:rsid w:val="006B5C83"/>
    <w:rsid w:val="006C1E2E"/>
    <w:rsid w:val="006C255A"/>
    <w:rsid w:val="006C2C0F"/>
    <w:rsid w:val="006C2E36"/>
    <w:rsid w:val="006C3AE0"/>
    <w:rsid w:val="006C3E1C"/>
    <w:rsid w:val="006C3EB2"/>
    <w:rsid w:val="006C470E"/>
    <w:rsid w:val="006C495E"/>
    <w:rsid w:val="006C5A5C"/>
    <w:rsid w:val="006C5C2F"/>
    <w:rsid w:val="006C72B7"/>
    <w:rsid w:val="006D0248"/>
    <w:rsid w:val="006D067F"/>
    <w:rsid w:val="006D135B"/>
    <w:rsid w:val="006D1F0F"/>
    <w:rsid w:val="006D2AEA"/>
    <w:rsid w:val="006D2F4B"/>
    <w:rsid w:val="006D3D64"/>
    <w:rsid w:val="006D3DE3"/>
    <w:rsid w:val="006D56D4"/>
    <w:rsid w:val="006E1259"/>
    <w:rsid w:val="006E1A77"/>
    <w:rsid w:val="006E1E6A"/>
    <w:rsid w:val="006E2925"/>
    <w:rsid w:val="006E2A2E"/>
    <w:rsid w:val="006E33D9"/>
    <w:rsid w:val="006E6F7B"/>
    <w:rsid w:val="006F12D4"/>
    <w:rsid w:val="006F1AB4"/>
    <w:rsid w:val="006F24D7"/>
    <w:rsid w:val="006F4810"/>
    <w:rsid w:val="006F78C5"/>
    <w:rsid w:val="006F7A2D"/>
    <w:rsid w:val="006F7AEC"/>
    <w:rsid w:val="00704CFE"/>
    <w:rsid w:val="00707DF4"/>
    <w:rsid w:val="007105D4"/>
    <w:rsid w:val="00712179"/>
    <w:rsid w:val="0071256D"/>
    <w:rsid w:val="00713050"/>
    <w:rsid w:val="007138A6"/>
    <w:rsid w:val="007167F1"/>
    <w:rsid w:val="00721071"/>
    <w:rsid w:val="00722435"/>
    <w:rsid w:val="0073066D"/>
    <w:rsid w:val="00732B27"/>
    <w:rsid w:val="00733806"/>
    <w:rsid w:val="0074136A"/>
    <w:rsid w:val="00741FD8"/>
    <w:rsid w:val="00743D88"/>
    <w:rsid w:val="00746604"/>
    <w:rsid w:val="00746A19"/>
    <w:rsid w:val="00746DB5"/>
    <w:rsid w:val="00747CDA"/>
    <w:rsid w:val="00750B9A"/>
    <w:rsid w:val="0075218F"/>
    <w:rsid w:val="00752AA6"/>
    <w:rsid w:val="007535EA"/>
    <w:rsid w:val="0075485F"/>
    <w:rsid w:val="007578EC"/>
    <w:rsid w:val="007617E3"/>
    <w:rsid w:val="00762DD6"/>
    <w:rsid w:val="007654C4"/>
    <w:rsid w:val="00765A4F"/>
    <w:rsid w:val="00766503"/>
    <w:rsid w:val="0077381F"/>
    <w:rsid w:val="0077508D"/>
    <w:rsid w:val="007807D2"/>
    <w:rsid w:val="00780B3A"/>
    <w:rsid w:val="007828CF"/>
    <w:rsid w:val="00782977"/>
    <w:rsid w:val="007906A7"/>
    <w:rsid w:val="00790DD5"/>
    <w:rsid w:val="00791787"/>
    <w:rsid w:val="007962E3"/>
    <w:rsid w:val="00797708"/>
    <w:rsid w:val="007A460B"/>
    <w:rsid w:val="007A59F9"/>
    <w:rsid w:val="007A6885"/>
    <w:rsid w:val="007A6D87"/>
    <w:rsid w:val="007B0EB8"/>
    <w:rsid w:val="007B354F"/>
    <w:rsid w:val="007B36D0"/>
    <w:rsid w:val="007B5209"/>
    <w:rsid w:val="007B7A15"/>
    <w:rsid w:val="007B7DDF"/>
    <w:rsid w:val="007C2301"/>
    <w:rsid w:val="007C5855"/>
    <w:rsid w:val="007C6507"/>
    <w:rsid w:val="007C7D06"/>
    <w:rsid w:val="007D17A8"/>
    <w:rsid w:val="007D2B7A"/>
    <w:rsid w:val="007D374D"/>
    <w:rsid w:val="007D695D"/>
    <w:rsid w:val="007D7356"/>
    <w:rsid w:val="007E0723"/>
    <w:rsid w:val="007E38DD"/>
    <w:rsid w:val="007E66D5"/>
    <w:rsid w:val="007E6F13"/>
    <w:rsid w:val="007E6F94"/>
    <w:rsid w:val="007E79A9"/>
    <w:rsid w:val="007E7EF9"/>
    <w:rsid w:val="007F2618"/>
    <w:rsid w:val="007F3AE9"/>
    <w:rsid w:val="007F3B16"/>
    <w:rsid w:val="007F520D"/>
    <w:rsid w:val="007F67F7"/>
    <w:rsid w:val="00800057"/>
    <w:rsid w:val="00801ABB"/>
    <w:rsid w:val="0080345D"/>
    <w:rsid w:val="0080362A"/>
    <w:rsid w:val="0080383E"/>
    <w:rsid w:val="00815628"/>
    <w:rsid w:val="00816574"/>
    <w:rsid w:val="00816670"/>
    <w:rsid w:val="0081690B"/>
    <w:rsid w:val="008205FC"/>
    <w:rsid w:val="008212B6"/>
    <w:rsid w:val="00821306"/>
    <w:rsid w:val="00825AB0"/>
    <w:rsid w:val="00825EF3"/>
    <w:rsid w:val="00827054"/>
    <w:rsid w:val="00830068"/>
    <w:rsid w:val="00830554"/>
    <w:rsid w:val="00832232"/>
    <w:rsid w:val="00834FDE"/>
    <w:rsid w:val="00836FDA"/>
    <w:rsid w:val="00840DD5"/>
    <w:rsid w:val="0084279D"/>
    <w:rsid w:val="008434C6"/>
    <w:rsid w:val="00843BFA"/>
    <w:rsid w:val="008465AB"/>
    <w:rsid w:val="00847D3A"/>
    <w:rsid w:val="00847D66"/>
    <w:rsid w:val="00851643"/>
    <w:rsid w:val="00851E8A"/>
    <w:rsid w:val="00852040"/>
    <w:rsid w:val="00856403"/>
    <w:rsid w:val="00856B89"/>
    <w:rsid w:val="00856FAA"/>
    <w:rsid w:val="00857136"/>
    <w:rsid w:val="008637AE"/>
    <w:rsid w:val="0086455E"/>
    <w:rsid w:val="00864C73"/>
    <w:rsid w:val="008679C0"/>
    <w:rsid w:val="008728BD"/>
    <w:rsid w:val="00874F8C"/>
    <w:rsid w:val="00875B91"/>
    <w:rsid w:val="008772AA"/>
    <w:rsid w:val="008807C4"/>
    <w:rsid w:val="0088126E"/>
    <w:rsid w:val="00885321"/>
    <w:rsid w:val="00886B38"/>
    <w:rsid w:val="00886C13"/>
    <w:rsid w:val="00891A5B"/>
    <w:rsid w:val="00891AE0"/>
    <w:rsid w:val="008947D5"/>
    <w:rsid w:val="00894C9D"/>
    <w:rsid w:val="00896256"/>
    <w:rsid w:val="008976C3"/>
    <w:rsid w:val="008A01C2"/>
    <w:rsid w:val="008A1309"/>
    <w:rsid w:val="008A3EE0"/>
    <w:rsid w:val="008A422E"/>
    <w:rsid w:val="008A67A9"/>
    <w:rsid w:val="008A7CD7"/>
    <w:rsid w:val="008B03C9"/>
    <w:rsid w:val="008B43BD"/>
    <w:rsid w:val="008B607A"/>
    <w:rsid w:val="008B67EC"/>
    <w:rsid w:val="008B6CF6"/>
    <w:rsid w:val="008C0664"/>
    <w:rsid w:val="008C0689"/>
    <w:rsid w:val="008C2DB1"/>
    <w:rsid w:val="008C4774"/>
    <w:rsid w:val="008C71C1"/>
    <w:rsid w:val="008C76BE"/>
    <w:rsid w:val="008D1775"/>
    <w:rsid w:val="008D4446"/>
    <w:rsid w:val="008D4E5D"/>
    <w:rsid w:val="008D78D0"/>
    <w:rsid w:val="008E0E8E"/>
    <w:rsid w:val="008E27A3"/>
    <w:rsid w:val="008E31ED"/>
    <w:rsid w:val="008E5495"/>
    <w:rsid w:val="008E59A7"/>
    <w:rsid w:val="008E72BD"/>
    <w:rsid w:val="008E7EBF"/>
    <w:rsid w:val="008F1B70"/>
    <w:rsid w:val="008F2675"/>
    <w:rsid w:val="008F3EEB"/>
    <w:rsid w:val="008F60D3"/>
    <w:rsid w:val="008F66D0"/>
    <w:rsid w:val="008F78BA"/>
    <w:rsid w:val="008F7DBD"/>
    <w:rsid w:val="008F7FD7"/>
    <w:rsid w:val="00900B96"/>
    <w:rsid w:val="0090240B"/>
    <w:rsid w:val="00903098"/>
    <w:rsid w:val="00905B62"/>
    <w:rsid w:val="0090605E"/>
    <w:rsid w:val="00906F04"/>
    <w:rsid w:val="00910EB2"/>
    <w:rsid w:val="00910F66"/>
    <w:rsid w:val="00911EC6"/>
    <w:rsid w:val="0091581F"/>
    <w:rsid w:val="00917803"/>
    <w:rsid w:val="00917B40"/>
    <w:rsid w:val="0092182B"/>
    <w:rsid w:val="00923834"/>
    <w:rsid w:val="0092512E"/>
    <w:rsid w:val="0092660E"/>
    <w:rsid w:val="00931C35"/>
    <w:rsid w:val="00931F93"/>
    <w:rsid w:val="00933C0B"/>
    <w:rsid w:val="009362D1"/>
    <w:rsid w:val="00941A0A"/>
    <w:rsid w:val="00941AF0"/>
    <w:rsid w:val="00941AF8"/>
    <w:rsid w:val="0094406E"/>
    <w:rsid w:val="009464E2"/>
    <w:rsid w:val="00947B41"/>
    <w:rsid w:val="0095072D"/>
    <w:rsid w:val="00951938"/>
    <w:rsid w:val="009547F0"/>
    <w:rsid w:val="009672DD"/>
    <w:rsid w:val="0096A01C"/>
    <w:rsid w:val="0097021C"/>
    <w:rsid w:val="009711C0"/>
    <w:rsid w:val="00976228"/>
    <w:rsid w:val="0097642C"/>
    <w:rsid w:val="00977098"/>
    <w:rsid w:val="00980756"/>
    <w:rsid w:val="00981CD3"/>
    <w:rsid w:val="0098340D"/>
    <w:rsid w:val="00984BD0"/>
    <w:rsid w:val="0098582E"/>
    <w:rsid w:val="00985953"/>
    <w:rsid w:val="009866C2"/>
    <w:rsid w:val="009912D9"/>
    <w:rsid w:val="009914CE"/>
    <w:rsid w:val="00991527"/>
    <w:rsid w:val="00992EA1"/>
    <w:rsid w:val="00995B12"/>
    <w:rsid w:val="00995DC2"/>
    <w:rsid w:val="009962A3"/>
    <w:rsid w:val="00996C67"/>
    <w:rsid w:val="009A4CA1"/>
    <w:rsid w:val="009A4E7D"/>
    <w:rsid w:val="009A772A"/>
    <w:rsid w:val="009A7AAF"/>
    <w:rsid w:val="009B0A5B"/>
    <w:rsid w:val="009B2FBD"/>
    <w:rsid w:val="009B3435"/>
    <w:rsid w:val="009B425A"/>
    <w:rsid w:val="009B4463"/>
    <w:rsid w:val="009B5134"/>
    <w:rsid w:val="009B545E"/>
    <w:rsid w:val="009B598F"/>
    <w:rsid w:val="009B6909"/>
    <w:rsid w:val="009C00CA"/>
    <w:rsid w:val="009C12B6"/>
    <w:rsid w:val="009C1BB9"/>
    <w:rsid w:val="009C3ECB"/>
    <w:rsid w:val="009C48FE"/>
    <w:rsid w:val="009C6B20"/>
    <w:rsid w:val="009D18B1"/>
    <w:rsid w:val="009D4AD7"/>
    <w:rsid w:val="009D6290"/>
    <w:rsid w:val="009E101C"/>
    <w:rsid w:val="009E1AE2"/>
    <w:rsid w:val="009E32E9"/>
    <w:rsid w:val="009E66F4"/>
    <w:rsid w:val="009E79A0"/>
    <w:rsid w:val="009E7D84"/>
    <w:rsid w:val="009F0306"/>
    <w:rsid w:val="009F3C11"/>
    <w:rsid w:val="00A00280"/>
    <w:rsid w:val="00A02B72"/>
    <w:rsid w:val="00A03EA0"/>
    <w:rsid w:val="00A053E2"/>
    <w:rsid w:val="00A067DD"/>
    <w:rsid w:val="00A10D4C"/>
    <w:rsid w:val="00A1143A"/>
    <w:rsid w:val="00A1269E"/>
    <w:rsid w:val="00A12908"/>
    <w:rsid w:val="00A153A3"/>
    <w:rsid w:val="00A208E0"/>
    <w:rsid w:val="00A21BCB"/>
    <w:rsid w:val="00A23A7E"/>
    <w:rsid w:val="00A30413"/>
    <w:rsid w:val="00A30E22"/>
    <w:rsid w:val="00A30F24"/>
    <w:rsid w:val="00A311DE"/>
    <w:rsid w:val="00A316EE"/>
    <w:rsid w:val="00A356D7"/>
    <w:rsid w:val="00A3678E"/>
    <w:rsid w:val="00A36958"/>
    <w:rsid w:val="00A3712E"/>
    <w:rsid w:val="00A37A50"/>
    <w:rsid w:val="00A44ABC"/>
    <w:rsid w:val="00A46094"/>
    <w:rsid w:val="00A464B1"/>
    <w:rsid w:val="00A505CE"/>
    <w:rsid w:val="00A510C1"/>
    <w:rsid w:val="00A51B2F"/>
    <w:rsid w:val="00A52131"/>
    <w:rsid w:val="00A5315C"/>
    <w:rsid w:val="00A548A0"/>
    <w:rsid w:val="00A54D9B"/>
    <w:rsid w:val="00A54E78"/>
    <w:rsid w:val="00A554FD"/>
    <w:rsid w:val="00A568DD"/>
    <w:rsid w:val="00A60368"/>
    <w:rsid w:val="00A60E54"/>
    <w:rsid w:val="00A629B1"/>
    <w:rsid w:val="00A66124"/>
    <w:rsid w:val="00A662AB"/>
    <w:rsid w:val="00A666DE"/>
    <w:rsid w:val="00A66D93"/>
    <w:rsid w:val="00A67438"/>
    <w:rsid w:val="00A6744B"/>
    <w:rsid w:val="00A7016D"/>
    <w:rsid w:val="00A71246"/>
    <w:rsid w:val="00A73B44"/>
    <w:rsid w:val="00A74EFC"/>
    <w:rsid w:val="00A75B25"/>
    <w:rsid w:val="00A75E91"/>
    <w:rsid w:val="00A82E89"/>
    <w:rsid w:val="00A82EB4"/>
    <w:rsid w:val="00A86A27"/>
    <w:rsid w:val="00A876AA"/>
    <w:rsid w:val="00A909FF"/>
    <w:rsid w:val="00A90A3E"/>
    <w:rsid w:val="00A9385E"/>
    <w:rsid w:val="00A93EF6"/>
    <w:rsid w:val="00A95DF8"/>
    <w:rsid w:val="00A97D5F"/>
    <w:rsid w:val="00AA2380"/>
    <w:rsid w:val="00AA3800"/>
    <w:rsid w:val="00AA4EDF"/>
    <w:rsid w:val="00AA67D2"/>
    <w:rsid w:val="00AA7CA4"/>
    <w:rsid w:val="00AB00CE"/>
    <w:rsid w:val="00AB01BF"/>
    <w:rsid w:val="00AB21FF"/>
    <w:rsid w:val="00AB536D"/>
    <w:rsid w:val="00AB55E5"/>
    <w:rsid w:val="00AB66E9"/>
    <w:rsid w:val="00AB6E2D"/>
    <w:rsid w:val="00AB718D"/>
    <w:rsid w:val="00AC044F"/>
    <w:rsid w:val="00AC3D81"/>
    <w:rsid w:val="00AC5778"/>
    <w:rsid w:val="00AC7014"/>
    <w:rsid w:val="00AD07BE"/>
    <w:rsid w:val="00AD19C2"/>
    <w:rsid w:val="00AD2568"/>
    <w:rsid w:val="00AE3D3D"/>
    <w:rsid w:val="00AE3E45"/>
    <w:rsid w:val="00AE54B0"/>
    <w:rsid w:val="00AF3CFB"/>
    <w:rsid w:val="00AF52E6"/>
    <w:rsid w:val="00AF55D0"/>
    <w:rsid w:val="00AF63AB"/>
    <w:rsid w:val="00B02CCC"/>
    <w:rsid w:val="00B031A0"/>
    <w:rsid w:val="00B05326"/>
    <w:rsid w:val="00B06068"/>
    <w:rsid w:val="00B06424"/>
    <w:rsid w:val="00B12AB5"/>
    <w:rsid w:val="00B13CD2"/>
    <w:rsid w:val="00B14824"/>
    <w:rsid w:val="00B156FC"/>
    <w:rsid w:val="00B20EB0"/>
    <w:rsid w:val="00B2323D"/>
    <w:rsid w:val="00B239F9"/>
    <w:rsid w:val="00B24840"/>
    <w:rsid w:val="00B261D6"/>
    <w:rsid w:val="00B26C89"/>
    <w:rsid w:val="00B27BF1"/>
    <w:rsid w:val="00B335DA"/>
    <w:rsid w:val="00B35E5A"/>
    <w:rsid w:val="00B36F4E"/>
    <w:rsid w:val="00B371EC"/>
    <w:rsid w:val="00B401B2"/>
    <w:rsid w:val="00B43E62"/>
    <w:rsid w:val="00B4666D"/>
    <w:rsid w:val="00B46F1D"/>
    <w:rsid w:val="00B474CC"/>
    <w:rsid w:val="00B54159"/>
    <w:rsid w:val="00B578E2"/>
    <w:rsid w:val="00B607DD"/>
    <w:rsid w:val="00B61309"/>
    <w:rsid w:val="00B61AAF"/>
    <w:rsid w:val="00B622B3"/>
    <w:rsid w:val="00B665D9"/>
    <w:rsid w:val="00B6766E"/>
    <w:rsid w:val="00B6F8BB"/>
    <w:rsid w:val="00B71978"/>
    <w:rsid w:val="00B75852"/>
    <w:rsid w:val="00B75B5A"/>
    <w:rsid w:val="00B75EC5"/>
    <w:rsid w:val="00B80583"/>
    <w:rsid w:val="00B8074E"/>
    <w:rsid w:val="00B80759"/>
    <w:rsid w:val="00B80B1F"/>
    <w:rsid w:val="00B8167F"/>
    <w:rsid w:val="00B81F0A"/>
    <w:rsid w:val="00B82761"/>
    <w:rsid w:val="00B92404"/>
    <w:rsid w:val="00B96D53"/>
    <w:rsid w:val="00B97221"/>
    <w:rsid w:val="00B97246"/>
    <w:rsid w:val="00BA2611"/>
    <w:rsid w:val="00BA4CEC"/>
    <w:rsid w:val="00BA7E6D"/>
    <w:rsid w:val="00BB3250"/>
    <w:rsid w:val="00BB3BF0"/>
    <w:rsid w:val="00BB65A8"/>
    <w:rsid w:val="00BC173E"/>
    <w:rsid w:val="00BC1D36"/>
    <w:rsid w:val="00BC56F4"/>
    <w:rsid w:val="00BC5C9A"/>
    <w:rsid w:val="00BC684F"/>
    <w:rsid w:val="00BD0EBB"/>
    <w:rsid w:val="00BD3022"/>
    <w:rsid w:val="00BD31CA"/>
    <w:rsid w:val="00BD5E57"/>
    <w:rsid w:val="00BD63D8"/>
    <w:rsid w:val="00BD7B69"/>
    <w:rsid w:val="00BE0F22"/>
    <w:rsid w:val="00BE0F9B"/>
    <w:rsid w:val="00BE22CD"/>
    <w:rsid w:val="00BE3DAE"/>
    <w:rsid w:val="00BE53D6"/>
    <w:rsid w:val="00BE5ACC"/>
    <w:rsid w:val="00BE5D15"/>
    <w:rsid w:val="00BF028B"/>
    <w:rsid w:val="00BF3D8B"/>
    <w:rsid w:val="00BF42B6"/>
    <w:rsid w:val="00BF5495"/>
    <w:rsid w:val="00BF7AAC"/>
    <w:rsid w:val="00C01C25"/>
    <w:rsid w:val="00C03AB8"/>
    <w:rsid w:val="00C04B4C"/>
    <w:rsid w:val="00C05B38"/>
    <w:rsid w:val="00C106AC"/>
    <w:rsid w:val="00C10F9F"/>
    <w:rsid w:val="00C1164F"/>
    <w:rsid w:val="00C130D3"/>
    <w:rsid w:val="00C239D3"/>
    <w:rsid w:val="00C24014"/>
    <w:rsid w:val="00C2631B"/>
    <w:rsid w:val="00C26E44"/>
    <w:rsid w:val="00C27337"/>
    <w:rsid w:val="00C3119B"/>
    <w:rsid w:val="00C31984"/>
    <w:rsid w:val="00C331AC"/>
    <w:rsid w:val="00C400CF"/>
    <w:rsid w:val="00C434F0"/>
    <w:rsid w:val="00C445FD"/>
    <w:rsid w:val="00C44DF4"/>
    <w:rsid w:val="00C45D1D"/>
    <w:rsid w:val="00C468CC"/>
    <w:rsid w:val="00C46DA7"/>
    <w:rsid w:val="00C4707B"/>
    <w:rsid w:val="00C53A81"/>
    <w:rsid w:val="00C53AAA"/>
    <w:rsid w:val="00C55607"/>
    <w:rsid w:val="00C55998"/>
    <w:rsid w:val="00C56261"/>
    <w:rsid w:val="00C5688A"/>
    <w:rsid w:val="00C56E20"/>
    <w:rsid w:val="00C62B9F"/>
    <w:rsid w:val="00C664DA"/>
    <w:rsid w:val="00C67465"/>
    <w:rsid w:val="00C67834"/>
    <w:rsid w:val="00C67A26"/>
    <w:rsid w:val="00C7094D"/>
    <w:rsid w:val="00C71C38"/>
    <w:rsid w:val="00C726B7"/>
    <w:rsid w:val="00C72FE8"/>
    <w:rsid w:val="00C73B6C"/>
    <w:rsid w:val="00C74E9B"/>
    <w:rsid w:val="00C757A7"/>
    <w:rsid w:val="00C75A9E"/>
    <w:rsid w:val="00C818E1"/>
    <w:rsid w:val="00C82340"/>
    <w:rsid w:val="00C83A50"/>
    <w:rsid w:val="00C87CEE"/>
    <w:rsid w:val="00C90433"/>
    <w:rsid w:val="00C93B6E"/>
    <w:rsid w:val="00CA4FD2"/>
    <w:rsid w:val="00CA7E12"/>
    <w:rsid w:val="00CB29D4"/>
    <w:rsid w:val="00CB4CAE"/>
    <w:rsid w:val="00CB58A5"/>
    <w:rsid w:val="00CB5AEE"/>
    <w:rsid w:val="00CC059F"/>
    <w:rsid w:val="00CC1C39"/>
    <w:rsid w:val="00CC25D2"/>
    <w:rsid w:val="00CC2F45"/>
    <w:rsid w:val="00CD4F78"/>
    <w:rsid w:val="00CD6D03"/>
    <w:rsid w:val="00CE085F"/>
    <w:rsid w:val="00CE090A"/>
    <w:rsid w:val="00CE44A7"/>
    <w:rsid w:val="00CE4E8F"/>
    <w:rsid w:val="00CE5016"/>
    <w:rsid w:val="00CE6441"/>
    <w:rsid w:val="00CE741D"/>
    <w:rsid w:val="00CF0903"/>
    <w:rsid w:val="00CF2B60"/>
    <w:rsid w:val="00CF3EA5"/>
    <w:rsid w:val="00CF7392"/>
    <w:rsid w:val="00CF79AC"/>
    <w:rsid w:val="00CF7D28"/>
    <w:rsid w:val="00D00BE2"/>
    <w:rsid w:val="00D02AEC"/>
    <w:rsid w:val="00D03188"/>
    <w:rsid w:val="00D076D3"/>
    <w:rsid w:val="00D111D8"/>
    <w:rsid w:val="00D12250"/>
    <w:rsid w:val="00D12777"/>
    <w:rsid w:val="00D164BB"/>
    <w:rsid w:val="00D22ACB"/>
    <w:rsid w:val="00D2743D"/>
    <w:rsid w:val="00D274BC"/>
    <w:rsid w:val="00D30D06"/>
    <w:rsid w:val="00D3217B"/>
    <w:rsid w:val="00D40D1C"/>
    <w:rsid w:val="00D410A7"/>
    <w:rsid w:val="00D4170D"/>
    <w:rsid w:val="00D4321B"/>
    <w:rsid w:val="00D45F22"/>
    <w:rsid w:val="00D5343F"/>
    <w:rsid w:val="00D57326"/>
    <w:rsid w:val="00D57896"/>
    <w:rsid w:val="00D626AC"/>
    <w:rsid w:val="00D65B5D"/>
    <w:rsid w:val="00D65DA0"/>
    <w:rsid w:val="00D668D7"/>
    <w:rsid w:val="00D66E1B"/>
    <w:rsid w:val="00D671DC"/>
    <w:rsid w:val="00D675C7"/>
    <w:rsid w:val="00D67AEA"/>
    <w:rsid w:val="00D7093B"/>
    <w:rsid w:val="00D71463"/>
    <w:rsid w:val="00D71F40"/>
    <w:rsid w:val="00D74C57"/>
    <w:rsid w:val="00D75BE0"/>
    <w:rsid w:val="00D80377"/>
    <w:rsid w:val="00D811E3"/>
    <w:rsid w:val="00D869EC"/>
    <w:rsid w:val="00D91B3E"/>
    <w:rsid w:val="00D9326D"/>
    <w:rsid w:val="00D96260"/>
    <w:rsid w:val="00D96A00"/>
    <w:rsid w:val="00D97477"/>
    <w:rsid w:val="00DA0408"/>
    <w:rsid w:val="00DA0AC4"/>
    <w:rsid w:val="00DA1D7A"/>
    <w:rsid w:val="00DA3621"/>
    <w:rsid w:val="00DA50E6"/>
    <w:rsid w:val="00DB34B7"/>
    <w:rsid w:val="00DB36D2"/>
    <w:rsid w:val="00DB4383"/>
    <w:rsid w:val="00DB47B7"/>
    <w:rsid w:val="00DB4F46"/>
    <w:rsid w:val="00DB5430"/>
    <w:rsid w:val="00DB66FD"/>
    <w:rsid w:val="00DB70C3"/>
    <w:rsid w:val="00DB75E1"/>
    <w:rsid w:val="00DC0583"/>
    <w:rsid w:val="00DC0750"/>
    <w:rsid w:val="00DC1B57"/>
    <w:rsid w:val="00DC205A"/>
    <w:rsid w:val="00DC4893"/>
    <w:rsid w:val="00DC4C92"/>
    <w:rsid w:val="00DC6909"/>
    <w:rsid w:val="00DC7F9F"/>
    <w:rsid w:val="00DD037C"/>
    <w:rsid w:val="00DD09DA"/>
    <w:rsid w:val="00DD1845"/>
    <w:rsid w:val="00DD475A"/>
    <w:rsid w:val="00DD53C7"/>
    <w:rsid w:val="00DE2855"/>
    <w:rsid w:val="00DE6C05"/>
    <w:rsid w:val="00DE6EFC"/>
    <w:rsid w:val="00DF4A0C"/>
    <w:rsid w:val="00E001DD"/>
    <w:rsid w:val="00E001F7"/>
    <w:rsid w:val="00E020CD"/>
    <w:rsid w:val="00E0227C"/>
    <w:rsid w:val="00E03D7C"/>
    <w:rsid w:val="00E03F05"/>
    <w:rsid w:val="00E044E4"/>
    <w:rsid w:val="00E07141"/>
    <w:rsid w:val="00E07366"/>
    <w:rsid w:val="00E12BEC"/>
    <w:rsid w:val="00E1431F"/>
    <w:rsid w:val="00E14B6C"/>
    <w:rsid w:val="00E167EA"/>
    <w:rsid w:val="00E16EA0"/>
    <w:rsid w:val="00E17A6E"/>
    <w:rsid w:val="00E20F92"/>
    <w:rsid w:val="00E219B1"/>
    <w:rsid w:val="00E2224E"/>
    <w:rsid w:val="00E22B67"/>
    <w:rsid w:val="00E22C65"/>
    <w:rsid w:val="00E258B5"/>
    <w:rsid w:val="00E25A52"/>
    <w:rsid w:val="00E25F5A"/>
    <w:rsid w:val="00E30CEB"/>
    <w:rsid w:val="00E3398E"/>
    <w:rsid w:val="00E33FF5"/>
    <w:rsid w:val="00E34A58"/>
    <w:rsid w:val="00E35012"/>
    <w:rsid w:val="00E474B5"/>
    <w:rsid w:val="00E47924"/>
    <w:rsid w:val="00E50477"/>
    <w:rsid w:val="00E6088E"/>
    <w:rsid w:val="00E60DF3"/>
    <w:rsid w:val="00E61F3F"/>
    <w:rsid w:val="00E65055"/>
    <w:rsid w:val="00E6685A"/>
    <w:rsid w:val="00E70DD1"/>
    <w:rsid w:val="00E72FFC"/>
    <w:rsid w:val="00E80295"/>
    <w:rsid w:val="00E81691"/>
    <w:rsid w:val="00E8258C"/>
    <w:rsid w:val="00E82913"/>
    <w:rsid w:val="00E866A6"/>
    <w:rsid w:val="00E934CE"/>
    <w:rsid w:val="00E97FCD"/>
    <w:rsid w:val="00EA0EEE"/>
    <w:rsid w:val="00EA0F74"/>
    <w:rsid w:val="00EA11FA"/>
    <w:rsid w:val="00EA1F9A"/>
    <w:rsid w:val="00EA39BC"/>
    <w:rsid w:val="00EA674D"/>
    <w:rsid w:val="00EA6F43"/>
    <w:rsid w:val="00EA7119"/>
    <w:rsid w:val="00EA788F"/>
    <w:rsid w:val="00EB0E71"/>
    <w:rsid w:val="00EB1AAE"/>
    <w:rsid w:val="00EB2EB3"/>
    <w:rsid w:val="00EB3DE3"/>
    <w:rsid w:val="00EB4319"/>
    <w:rsid w:val="00EB7BFE"/>
    <w:rsid w:val="00EB7DD6"/>
    <w:rsid w:val="00EC0099"/>
    <w:rsid w:val="00EC1014"/>
    <w:rsid w:val="00EC276B"/>
    <w:rsid w:val="00EC455B"/>
    <w:rsid w:val="00EC578A"/>
    <w:rsid w:val="00ED019D"/>
    <w:rsid w:val="00ED2D2E"/>
    <w:rsid w:val="00ED32C3"/>
    <w:rsid w:val="00ED3759"/>
    <w:rsid w:val="00ED6047"/>
    <w:rsid w:val="00EE1483"/>
    <w:rsid w:val="00EE205D"/>
    <w:rsid w:val="00EE3229"/>
    <w:rsid w:val="00EE5B85"/>
    <w:rsid w:val="00EE5F7F"/>
    <w:rsid w:val="00EE6CB0"/>
    <w:rsid w:val="00EE6E77"/>
    <w:rsid w:val="00EE6E9E"/>
    <w:rsid w:val="00EE752D"/>
    <w:rsid w:val="00EF2334"/>
    <w:rsid w:val="00EF2CF2"/>
    <w:rsid w:val="00EF4502"/>
    <w:rsid w:val="00F01D70"/>
    <w:rsid w:val="00F021A7"/>
    <w:rsid w:val="00F03217"/>
    <w:rsid w:val="00F04955"/>
    <w:rsid w:val="00F05A9E"/>
    <w:rsid w:val="00F06C5A"/>
    <w:rsid w:val="00F079A8"/>
    <w:rsid w:val="00F10154"/>
    <w:rsid w:val="00F10684"/>
    <w:rsid w:val="00F10790"/>
    <w:rsid w:val="00F11312"/>
    <w:rsid w:val="00F137B1"/>
    <w:rsid w:val="00F14F7C"/>
    <w:rsid w:val="00F15D38"/>
    <w:rsid w:val="00F1627C"/>
    <w:rsid w:val="00F165F1"/>
    <w:rsid w:val="00F16D7B"/>
    <w:rsid w:val="00F16EA2"/>
    <w:rsid w:val="00F202B6"/>
    <w:rsid w:val="00F21845"/>
    <w:rsid w:val="00F21ED4"/>
    <w:rsid w:val="00F24437"/>
    <w:rsid w:val="00F245E8"/>
    <w:rsid w:val="00F26AD3"/>
    <w:rsid w:val="00F277B3"/>
    <w:rsid w:val="00F31656"/>
    <w:rsid w:val="00F3251E"/>
    <w:rsid w:val="00F34B53"/>
    <w:rsid w:val="00F3542A"/>
    <w:rsid w:val="00F3650E"/>
    <w:rsid w:val="00F42239"/>
    <w:rsid w:val="00F44C89"/>
    <w:rsid w:val="00F44D4F"/>
    <w:rsid w:val="00F456DA"/>
    <w:rsid w:val="00F46608"/>
    <w:rsid w:val="00F4663A"/>
    <w:rsid w:val="00F4687C"/>
    <w:rsid w:val="00F505B0"/>
    <w:rsid w:val="00F54276"/>
    <w:rsid w:val="00F54C41"/>
    <w:rsid w:val="00F54FD3"/>
    <w:rsid w:val="00F55008"/>
    <w:rsid w:val="00F564BB"/>
    <w:rsid w:val="00F571F9"/>
    <w:rsid w:val="00F63046"/>
    <w:rsid w:val="00F664A4"/>
    <w:rsid w:val="00F6762A"/>
    <w:rsid w:val="00F67B5E"/>
    <w:rsid w:val="00F68DC3"/>
    <w:rsid w:val="00F71D34"/>
    <w:rsid w:val="00F72D4B"/>
    <w:rsid w:val="00F744F9"/>
    <w:rsid w:val="00F7495E"/>
    <w:rsid w:val="00F81653"/>
    <w:rsid w:val="00F8376E"/>
    <w:rsid w:val="00F85A87"/>
    <w:rsid w:val="00F93AE1"/>
    <w:rsid w:val="00F94974"/>
    <w:rsid w:val="00F95F26"/>
    <w:rsid w:val="00F96E55"/>
    <w:rsid w:val="00FA0947"/>
    <w:rsid w:val="00FA0B5C"/>
    <w:rsid w:val="00FA2A3D"/>
    <w:rsid w:val="00FA3880"/>
    <w:rsid w:val="00FB1921"/>
    <w:rsid w:val="00FB2A3C"/>
    <w:rsid w:val="00FB513B"/>
    <w:rsid w:val="00FC3C8C"/>
    <w:rsid w:val="00FC3CBF"/>
    <w:rsid w:val="00FC512A"/>
    <w:rsid w:val="00FC51B5"/>
    <w:rsid w:val="00FC5A0F"/>
    <w:rsid w:val="00FC5D2E"/>
    <w:rsid w:val="00FC6552"/>
    <w:rsid w:val="00FC766E"/>
    <w:rsid w:val="00FD0C60"/>
    <w:rsid w:val="00FD4488"/>
    <w:rsid w:val="00FD6D27"/>
    <w:rsid w:val="00FE07A7"/>
    <w:rsid w:val="00FE11B4"/>
    <w:rsid w:val="00FE1558"/>
    <w:rsid w:val="00FE2883"/>
    <w:rsid w:val="00FE617E"/>
    <w:rsid w:val="00FE6532"/>
    <w:rsid w:val="00FF00E5"/>
    <w:rsid w:val="00FF646F"/>
    <w:rsid w:val="00FF74F9"/>
    <w:rsid w:val="0118826D"/>
    <w:rsid w:val="011C8DFF"/>
    <w:rsid w:val="0123ADB5"/>
    <w:rsid w:val="01299632"/>
    <w:rsid w:val="013EEE10"/>
    <w:rsid w:val="017A24B2"/>
    <w:rsid w:val="01AD7BE9"/>
    <w:rsid w:val="01C0E2AE"/>
    <w:rsid w:val="01D5B44E"/>
    <w:rsid w:val="02177FF4"/>
    <w:rsid w:val="02190A80"/>
    <w:rsid w:val="02C64588"/>
    <w:rsid w:val="02D81366"/>
    <w:rsid w:val="02DBF757"/>
    <w:rsid w:val="02F71FE6"/>
    <w:rsid w:val="04185BA0"/>
    <w:rsid w:val="049BBB3F"/>
    <w:rsid w:val="04FB65D1"/>
    <w:rsid w:val="052564BB"/>
    <w:rsid w:val="05665F76"/>
    <w:rsid w:val="056CF635"/>
    <w:rsid w:val="05A03F25"/>
    <w:rsid w:val="05FC827B"/>
    <w:rsid w:val="061534E9"/>
    <w:rsid w:val="067EE88D"/>
    <w:rsid w:val="068A722A"/>
    <w:rsid w:val="06AC2AFB"/>
    <w:rsid w:val="06B01A21"/>
    <w:rsid w:val="06FA7B04"/>
    <w:rsid w:val="070134DC"/>
    <w:rsid w:val="071FF14B"/>
    <w:rsid w:val="07308873"/>
    <w:rsid w:val="07790173"/>
    <w:rsid w:val="079AF74D"/>
    <w:rsid w:val="07CE4175"/>
    <w:rsid w:val="07DC1E11"/>
    <w:rsid w:val="07DCE4C8"/>
    <w:rsid w:val="07FED068"/>
    <w:rsid w:val="0866D575"/>
    <w:rsid w:val="0885E0DD"/>
    <w:rsid w:val="08881BFB"/>
    <w:rsid w:val="089C12AF"/>
    <w:rsid w:val="08C90A58"/>
    <w:rsid w:val="0956386B"/>
    <w:rsid w:val="099C00C7"/>
    <w:rsid w:val="09A09857"/>
    <w:rsid w:val="09F64BC4"/>
    <w:rsid w:val="09FBA97F"/>
    <w:rsid w:val="0A103E8B"/>
    <w:rsid w:val="0A3C94F6"/>
    <w:rsid w:val="0A54E67E"/>
    <w:rsid w:val="0A54F66D"/>
    <w:rsid w:val="0A5EAB6B"/>
    <w:rsid w:val="0A933458"/>
    <w:rsid w:val="0AFFF4F2"/>
    <w:rsid w:val="0B57EDE3"/>
    <w:rsid w:val="0C06318C"/>
    <w:rsid w:val="0C280802"/>
    <w:rsid w:val="0C3777E3"/>
    <w:rsid w:val="0C5F2ED3"/>
    <w:rsid w:val="0CCB024A"/>
    <w:rsid w:val="0D213455"/>
    <w:rsid w:val="0D84DD62"/>
    <w:rsid w:val="0DB18E44"/>
    <w:rsid w:val="0DFD75D9"/>
    <w:rsid w:val="0EB8946E"/>
    <w:rsid w:val="0F366F2E"/>
    <w:rsid w:val="0F3F56C6"/>
    <w:rsid w:val="0F402309"/>
    <w:rsid w:val="0FDAFF4E"/>
    <w:rsid w:val="116F4AF2"/>
    <w:rsid w:val="119A533B"/>
    <w:rsid w:val="1208FFDF"/>
    <w:rsid w:val="120F1286"/>
    <w:rsid w:val="1218ED2C"/>
    <w:rsid w:val="122128C2"/>
    <w:rsid w:val="12325029"/>
    <w:rsid w:val="12947259"/>
    <w:rsid w:val="12BD0029"/>
    <w:rsid w:val="12C08712"/>
    <w:rsid w:val="12EAE948"/>
    <w:rsid w:val="131277DA"/>
    <w:rsid w:val="1336C5A3"/>
    <w:rsid w:val="13ADE5C5"/>
    <w:rsid w:val="13EAC188"/>
    <w:rsid w:val="14270300"/>
    <w:rsid w:val="1443DEF0"/>
    <w:rsid w:val="14801238"/>
    <w:rsid w:val="15138951"/>
    <w:rsid w:val="1548BC72"/>
    <w:rsid w:val="154EDF0E"/>
    <w:rsid w:val="15B45933"/>
    <w:rsid w:val="15C68B35"/>
    <w:rsid w:val="15CE510E"/>
    <w:rsid w:val="15EBB49E"/>
    <w:rsid w:val="15F73602"/>
    <w:rsid w:val="16008AC8"/>
    <w:rsid w:val="162221EE"/>
    <w:rsid w:val="163FC07C"/>
    <w:rsid w:val="1646EE72"/>
    <w:rsid w:val="16E9F3D3"/>
    <w:rsid w:val="1716E42F"/>
    <w:rsid w:val="172CE9B9"/>
    <w:rsid w:val="17435332"/>
    <w:rsid w:val="1747B943"/>
    <w:rsid w:val="17576BE6"/>
    <w:rsid w:val="17D6570F"/>
    <w:rsid w:val="1816B0D6"/>
    <w:rsid w:val="18298B21"/>
    <w:rsid w:val="18654C89"/>
    <w:rsid w:val="18749B4B"/>
    <w:rsid w:val="18AE18A3"/>
    <w:rsid w:val="18D739CA"/>
    <w:rsid w:val="18D9BA6D"/>
    <w:rsid w:val="18E5CBEA"/>
    <w:rsid w:val="19081348"/>
    <w:rsid w:val="190AB61B"/>
    <w:rsid w:val="19AF9A32"/>
    <w:rsid w:val="19DA4440"/>
    <w:rsid w:val="19F016E3"/>
    <w:rsid w:val="1A9FD038"/>
    <w:rsid w:val="1AE13746"/>
    <w:rsid w:val="1B13651A"/>
    <w:rsid w:val="1BC01807"/>
    <w:rsid w:val="1BF387AC"/>
    <w:rsid w:val="1C113AB5"/>
    <w:rsid w:val="1C21B4CF"/>
    <w:rsid w:val="1C2DCD41"/>
    <w:rsid w:val="1C3606DA"/>
    <w:rsid w:val="1C4D8BA1"/>
    <w:rsid w:val="1C80099B"/>
    <w:rsid w:val="1CA3A180"/>
    <w:rsid w:val="1CD2FAB9"/>
    <w:rsid w:val="1D581EA5"/>
    <w:rsid w:val="1D5BCF5C"/>
    <w:rsid w:val="1D83A3F6"/>
    <w:rsid w:val="1D911FEB"/>
    <w:rsid w:val="1D9D1BA9"/>
    <w:rsid w:val="1F127903"/>
    <w:rsid w:val="1F7D5CD9"/>
    <w:rsid w:val="1F965CA8"/>
    <w:rsid w:val="1FA477C8"/>
    <w:rsid w:val="1FACD297"/>
    <w:rsid w:val="1FDAB7D0"/>
    <w:rsid w:val="20952DA6"/>
    <w:rsid w:val="20A71AAB"/>
    <w:rsid w:val="20D2614F"/>
    <w:rsid w:val="210AEF8F"/>
    <w:rsid w:val="2177A998"/>
    <w:rsid w:val="21D19D64"/>
    <w:rsid w:val="21F5E48C"/>
    <w:rsid w:val="221400C2"/>
    <w:rsid w:val="22297B22"/>
    <w:rsid w:val="224915D2"/>
    <w:rsid w:val="22A34DF2"/>
    <w:rsid w:val="236B02D1"/>
    <w:rsid w:val="23AF1113"/>
    <w:rsid w:val="23CA4364"/>
    <w:rsid w:val="23DB65E1"/>
    <w:rsid w:val="25151CD7"/>
    <w:rsid w:val="253D547A"/>
    <w:rsid w:val="2555385B"/>
    <w:rsid w:val="257BF8D1"/>
    <w:rsid w:val="25D7204B"/>
    <w:rsid w:val="266F831F"/>
    <w:rsid w:val="268D6B9C"/>
    <w:rsid w:val="26E2F604"/>
    <w:rsid w:val="275C1EEB"/>
    <w:rsid w:val="2766860E"/>
    <w:rsid w:val="277D633E"/>
    <w:rsid w:val="27D276BB"/>
    <w:rsid w:val="27D3AF42"/>
    <w:rsid w:val="28299BE2"/>
    <w:rsid w:val="28A1880A"/>
    <w:rsid w:val="28C98F61"/>
    <w:rsid w:val="290BAAED"/>
    <w:rsid w:val="29577DC3"/>
    <w:rsid w:val="299D11DE"/>
    <w:rsid w:val="2A3921D6"/>
    <w:rsid w:val="2A8BDD5A"/>
    <w:rsid w:val="2A949FE6"/>
    <w:rsid w:val="2AAE679A"/>
    <w:rsid w:val="2AE5600E"/>
    <w:rsid w:val="2B464D3A"/>
    <w:rsid w:val="2B47ED50"/>
    <w:rsid w:val="2B4E6BB5"/>
    <w:rsid w:val="2B6D0EED"/>
    <w:rsid w:val="2B72095D"/>
    <w:rsid w:val="2BDC1870"/>
    <w:rsid w:val="2C5CA406"/>
    <w:rsid w:val="2CA063E5"/>
    <w:rsid w:val="2CE3C2E2"/>
    <w:rsid w:val="2D838F72"/>
    <w:rsid w:val="2E31582F"/>
    <w:rsid w:val="2EB59D71"/>
    <w:rsid w:val="2ED436BE"/>
    <w:rsid w:val="2F189D45"/>
    <w:rsid w:val="2F7C6C8C"/>
    <w:rsid w:val="2F865B61"/>
    <w:rsid w:val="2FB5D6F7"/>
    <w:rsid w:val="2FD5B84D"/>
    <w:rsid w:val="2FEF5F6A"/>
    <w:rsid w:val="2FF957B7"/>
    <w:rsid w:val="301C2CB5"/>
    <w:rsid w:val="305DB5D6"/>
    <w:rsid w:val="3088B3AC"/>
    <w:rsid w:val="308FB4B3"/>
    <w:rsid w:val="30D44AAC"/>
    <w:rsid w:val="317E3F81"/>
    <w:rsid w:val="317F208E"/>
    <w:rsid w:val="31F4E7C8"/>
    <w:rsid w:val="325A1C5A"/>
    <w:rsid w:val="32A8C5A2"/>
    <w:rsid w:val="32C84E21"/>
    <w:rsid w:val="32DFD81A"/>
    <w:rsid w:val="34501930"/>
    <w:rsid w:val="35837E4A"/>
    <w:rsid w:val="35C7C827"/>
    <w:rsid w:val="362FC605"/>
    <w:rsid w:val="36702EB9"/>
    <w:rsid w:val="36D07339"/>
    <w:rsid w:val="37084A8D"/>
    <w:rsid w:val="372A5A6D"/>
    <w:rsid w:val="37764512"/>
    <w:rsid w:val="37BA490F"/>
    <w:rsid w:val="38443EF5"/>
    <w:rsid w:val="38752EC3"/>
    <w:rsid w:val="38843FBD"/>
    <w:rsid w:val="38973531"/>
    <w:rsid w:val="38B562B1"/>
    <w:rsid w:val="38D8EB54"/>
    <w:rsid w:val="3908EB8A"/>
    <w:rsid w:val="3910973F"/>
    <w:rsid w:val="39224EF4"/>
    <w:rsid w:val="392D0572"/>
    <w:rsid w:val="393D4381"/>
    <w:rsid w:val="395360B2"/>
    <w:rsid w:val="39E8E821"/>
    <w:rsid w:val="3A14E6B9"/>
    <w:rsid w:val="3A7ED820"/>
    <w:rsid w:val="3AAA1C24"/>
    <w:rsid w:val="3B942444"/>
    <w:rsid w:val="3BDE5315"/>
    <w:rsid w:val="3C373DD3"/>
    <w:rsid w:val="3CA43635"/>
    <w:rsid w:val="3CCE524A"/>
    <w:rsid w:val="3D9689E7"/>
    <w:rsid w:val="3DCC5EE2"/>
    <w:rsid w:val="3E6766E7"/>
    <w:rsid w:val="3EC46A24"/>
    <w:rsid w:val="3ECD13FB"/>
    <w:rsid w:val="3ED6466E"/>
    <w:rsid w:val="3F626C5B"/>
    <w:rsid w:val="3F6FF4A6"/>
    <w:rsid w:val="3F71DFF4"/>
    <w:rsid w:val="3FA9C553"/>
    <w:rsid w:val="3FB41E9B"/>
    <w:rsid w:val="403D0711"/>
    <w:rsid w:val="40495681"/>
    <w:rsid w:val="405A2B44"/>
    <w:rsid w:val="4184EC8D"/>
    <w:rsid w:val="41DAF78D"/>
    <w:rsid w:val="425EBE57"/>
    <w:rsid w:val="4290A8B7"/>
    <w:rsid w:val="42A26F40"/>
    <w:rsid w:val="42C027DB"/>
    <w:rsid w:val="42CF8E0E"/>
    <w:rsid w:val="42D2316C"/>
    <w:rsid w:val="431BE364"/>
    <w:rsid w:val="43534B66"/>
    <w:rsid w:val="439F259F"/>
    <w:rsid w:val="43E1607D"/>
    <w:rsid w:val="443A342B"/>
    <w:rsid w:val="443E1FE0"/>
    <w:rsid w:val="447C681B"/>
    <w:rsid w:val="44CD3BB3"/>
    <w:rsid w:val="44EEA107"/>
    <w:rsid w:val="458D96A7"/>
    <w:rsid w:val="459B840C"/>
    <w:rsid w:val="45AFBAF6"/>
    <w:rsid w:val="45F81515"/>
    <w:rsid w:val="464EFC90"/>
    <w:rsid w:val="4659087E"/>
    <w:rsid w:val="4700F97D"/>
    <w:rsid w:val="47055DB4"/>
    <w:rsid w:val="473D3CB8"/>
    <w:rsid w:val="4751A269"/>
    <w:rsid w:val="4761F323"/>
    <w:rsid w:val="477B7781"/>
    <w:rsid w:val="479C2685"/>
    <w:rsid w:val="4809262D"/>
    <w:rsid w:val="4828F7C8"/>
    <w:rsid w:val="483BD570"/>
    <w:rsid w:val="48530C52"/>
    <w:rsid w:val="48C58FDD"/>
    <w:rsid w:val="493061E7"/>
    <w:rsid w:val="49336215"/>
    <w:rsid w:val="4944AE79"/>
    <w:rsid w:val="498F3E60"/>
    <w:rsid w:val="499F22DE"/>
    <w:rsid w:val="49E06DD9"/>
    <w:rsid w:val="49F428B3"/>
    <w:rsid w:val="4A42192E"/>
    <w:rsid w:val="4AAA9FF2"/>
    <w:rsid w:val="4ADCDBBF"/>
    <w:rsid w:val="4B107889"/>
    <w:rsid w:val="4BAEAE97"/>
    <w:rsid w:val="4BE39F70"/>
    <w:rsid w:val="4BFD45F4"/>
    <w:rsid w:val="4C09506D"/>
    <w:rsid w:val="4C1BC1A8"/>
    <w:rsid w:val="4C94C80D"/>
    <w:rsid w:val="4C9D2952"/>
    <w:rsid w:val="4CB3A5F0"/>
    <w:rsid w:val="4CC9909D"/>
    <w:rsid w:val="4D18AAA8"/>
    <w:rsid w:val="4D48D30C"/>
    <w:rsid w:val="4E3DD5FC"/>
    <w:rsid w:val="4EBCCBA2"/>
    <w:rsid w:val="4F06AFEC"/>
    <w:rsid w:val="4F4EB5B0"/>
    <w:rsid w:val="4FE25B1C"/>
    <w:rsid w:val="4FF28149"/>
    <w:rsid w:val="4FF83B5B"/>
    <w:rsid w:val="50042B7D"/>
    <w:rsid w:val="501D08A3"/>
    <w:rsid w:val="508D4F38"/>
    <w:rsid w:val="50D148D5"/>
    <w:rsid w:val="50F346E1"/>
    <w:rsid w:val="5134732D"/>
    <w:rsid w:val="51C15A6A"/>
    <w:rsid w:val="5214AFE7"/>
    <w:rsid w:val="522CBF6E"/>
    <w:rsid w:val="5261EB19"/>
    <w:rsid w:val="527E46E6"/>
    <w:rsid w:val="527FAD7B"/>
    <w:rsid w:val="52F6049C"/>
    <w:rsid w:val="5318E699"/>
    <w:rsid w:val="531C2BB0"/>
    <w:rsid w:val="53EC293C"/>
    <w:rsid w:val="53F6E51F"/>
    <w:rsid w:val="541B5714"/>
    <w:rsid w:val="547B1FB9"/>
    <w:rsid w:val="5483B35C"/>
    <w:rsid w:val="55376E8A"/>
    <w:rsid w:val="553B2EF9"/>
    <w:rsid w:val="554BB1F6"/>
    <w:rsid w:val="5621CD07"/>
    <w:rsid w:val="562399BB"/>
    <w:rsid w:val="562D3C4F"/>
    <w:rsid w:val="5641848B"/>
    <w:rsid w:val="569115D8"/>
    <w:rsid w:val="56A98621"/>
    <w:rsid w:val="56D23808"/>
    <w:rsid w:val="5713D367"/>
    <w:rsid w:val="57999FD8"/>
    <w:rsid w:val="57A6CD42"/>
    <w:rsid w:val="58065FDC"/>
    <w:rsid w:val="584B63A8"/>
    <w:rsid w:val="58B71E53"/>
    <w:rsid w:val="5940D61B"/>
    <w:rsid w:val="594976D8"/>
    <w:rsid w:val="594ADA50"/>
    <w:rsid w:val="597C4DEE"/>
    <w:rsid w:val="599DE21F"/>
    <w:rsid w:val="59C68D42"/>
    <w:rsid w:val="59F70D10"/>
    <w:rsid w:val="5A0372A8"/>
    <w:rsid w:val="5A467625"/>
    <w:rsid w:val="5A4DF0F9"/>
    <w:rsid w:val="5A8B045D"/>
    <w:rsid w:val="5AD97F35"/>
    <w:rsid w:val="5AF92719"/>
    <w:rsid w:val="5B49D142"/>
    <w:rsid w:val="5B5F7D50"/>
    <w:rsid w:val="5B7EFBEE"/>
    <w:rsid w:val="5BAA035F"/>
    <w:rsid w:val="5BBC8E1F"/>
    <w:rsid w:val="5BFC4704"/>
    <w:rsid w:val="5C518318"/>
    <w:rsid w:val="5C6B6E64"/>
    <w:rsid w:val="5C75BAB2"/>
    <w:rsid w:val="5D1C4004"/>
    <w:rsid w:val="5D8313DF"/>
    <w:rsid w:val="5DAE463F"/>
    <w:rsid w:val="5E81AACA"/>
    <w:rsid w:val="5EBCD0C9"/>
    <w:rsid w:val="5EC2E24B"/>
    <w:rsid w:val="5F22698D"/>
    <w:rsid w:val="5F58B166"/>
    <w:rsid w:val="5F610081"/>
    <w:rsid w:val="601CF461"/>
    <w:rsid w:val="60261623"/>
    <w:rsid w:val="60476134"/>
    <w:rsid w:val="60A8290C"/>
    <w:rsid w:val="60C366D1"/>
    <w:rsid w:val="60F5963D"/>
    <w:rsid w:val="61B25823"/>
    <w:rsid w:val="61DAB12C"/>
    <w:rsid w:val="620156F1"/>
    <w:rsid w:val="623B3429"/>
    <w:rsid w:val="6289C386"/>
    <w:rsid w:val="63676D8C"/>
    <w:rsid w:val="6370788C"/>
    <w:rsid w:val="63C8935F"/>
    <w:rsid w:val="64358991"/>
    <w:rsid w:val="64444CDF"/>
    <w:rsid w:val="6466F94B"/>
    <w:rsid w:val="6490120C"/>
    <w:rsid w:val="649E5180"/>
    <w:rsid w:val="65274B7F"/>
    <w:rsid w:val="655CD028"/>
    <w:rsid w:val="660A4D19"/>
    <w:rsid w:val="667AEB47"/>
    <w:rsid w:val="66976595"/>
    <w:rsid w:val="66AF8EA2"/>
    <w:rsid w:val="66D26096"/>
    <w:rsid w:val="66D5BED6"/>
    <w:rsid w:val="67345D24"/>
    <w:rsid w:val="67A1816E"/>
    <w:rsid w:val="6811C1A7"/>
    <w:rsid w:val="6814B99D"/>
    <w:rsid w:val="683EE1CC"/>
    <w:rsid w:val="68A6421B"/>
    <w:rsid w:val="68E2F82E"/>
    <w:rsid w:val="69450CB1"/>
    <w:rsid w:val="696AAE9A"/>
    <w:rsid w:val="69785CEF"/>
    <w:rsid w:val="697F1B32"/>
    <w:rsid w:val="69B2876B"/>
    <w:rsid w:val="6A07D0EF"/>
    <w:rsid w:val="6A49F1A9"/>
    <w:rsid w:val="6A5E05CA"/>
    <w:rsid w:val="6A6FFB57"/>
    <w:rsid w:val="6A7D95CC"/>
    <w:rsid w:val="6AE0E6F5"/>
    <w:rsid w:val="6B041594"/>
    <w:rsid w:val="6B0C66E9"/>
    <w:rsid w:val="6B25BDA4"/>
    <w:rsid w:val="6B73E294"/>
    <w:rsid w:val="6B818C15"/>
    <w:rsid w:val="6B87926B"/>
    <w:rsid w:val="6BFFD11F"/>
    <w:rsid w:val="6C002E0F"/>
    <w:rsid w:val="6C95482B"/>
    <w:rsid w:val="6D9CD81B"/>
    <w:rsid w:val="6E247EF3"/>
    <w:rsid w:val="6E5981EC"/>
    <w:rsid w:val="6E76B5A7"/>
    <w:rsid w:val="6EAB350E"/>
    <w:rsid w:val="6EE22E8D"/>
    <w:rsid w:val="6FE35DE1"/>
    <w:rsid w:val="700CB8E1"/>
    <w:rsid w:val="70CAE496"/>
    <w:rsid w:val="710A83AC"/>
    <w:rsid w:val="714D209F"/>
    <w:rsid w:val="716530CF"/>
    <w:rsid w:val="716AF0BF"/>
    <w:rsid w:val="717D1F01"/>
    <w:rsid w:val="717EE9AE"/>
    <w:rsid w:val="7189DFB7"/>
    <w:rsid w:val="7239C1F0"/>
    <w:rsid w:val="723A9A6C"/>
    <w:rsid w:val="725AA01F"/>
    <w:rsid w:val="7273A75A"/>
    <w:rsid w:val="72B6E9E9"/>
    <w:rsid w:val="7371A6D0"/>
    <w:rsid w:val="73728933"/>
    <w:rsid w:val="73875EBB"/>
    <w:rsid w:val="742A8DCC"/>
    <w:rsid w:val="748E5625"/>
    <w:rsid w:val="749ABF4A"/>
    <w:rsid w:val="74A0A7E2"/>
    <w:rsid w:val="74AD213B"/>
    <w:rsid w:val="74CA848C"/>
    <w:rsid w:val="74F4E94C"/>
    <w:rsid w:val="7566D63F"/>
    <w:rsid w:val="758FCBC6"/>
    <w:rsid w:val="75C9A003"/>
    <w:rsid w:val="75D7F8B7"/>
    <w:rsid w:val="75F98687"/>
    <w:rsid w:val="761BB649"/>
    <w:rsid w:val="76E5694F"/>
    <w:rsid w:val="77277E72"/>
    <w:rsid w:val="7775F86A"/>
    <w:rsid w:val="778F9448"/>
    <w:rsid w:val="77B377C0"/>
    <w:rsid w:val="77E748B3"/>
    <w:rsid w:val="77F008BE"/>
    <w:rsid w:val="77F3FAA4"/>
    <w:rsid w:val="7845CFF0"/>
    <w:rsid w:val="78721224"/>
    <w:rsid w:val="78E4BD32"/>
    <w:rsid w:val="78E666F2"/>
    <w:rsid w:val="7957C0CF"/>
    <w:rsid w:val="795D7724"/>
    <w:rsid w:val="795E4D0C"/>
    <w:rsid w:val="79941A07"/>
    <w:rsid w:val="79EE868D"/>
    <w:rsid w:val="79FF4952"/>
    <w:rsid w:val="7A691984"/>
    <w:rsid w:val="7AC74D90"/>
    <w:rsid w:val="7ACAD6A8"/>
    <w:rsid w:val="7AFB8877"/>
    <w:rsid w:val="7B40537E"/>
    <w:rsid w:val="7BB425F1"/>
    <w:rsid w:val="7BDD72C6"/>
    <w:rsid w:val="7BF83265"/>
    <w:rsid w:val="7C2EC457"/>
    <w:rsid w:val="7CA8DEB5"/>
    <w:rsid w:val="7CB8870B"/>
    <w:rsid w:val="7CE8775F"/>
    <w:rsid w:val="7D921E18"/>
    <w:rsid w:val="7D9E3BB7"/>
    <w:rsid w:val="7DAFB340"/>
    <w:rsid w:val="7DEE8CD2"/>
    <w:rsid w:val="7DFC5523"/>
    <w:rsid w:val="7DFCBE61"/>
    <w:rsid w:val="7E259166"/>
    <w:rsid w:val="7EA1E6CE"/>
    <w:rsid w:val="7EB35650"/>
    <w:rsid w:val="7EE1029C"/>
    <w:rsid w:val="7EF79523"/>
    <w:rsid w:val="7FB46361"/>
    <w:rsid w:val="7FB6B154"/>
    <w:rsid w:val="7FFCE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8B66"/>
  <w15:chartTrackingRefBased/>
  <w15:docId w15:val="{EC0CD86C-C36D-486D-A1A0-43D25088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4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04955"/>
    <w:rPr>
      <w:color w:val="467886"/>
      <w:u w:val="single"/>
    </w:rPr>
  </w:style>
  <w:style w:type="table" w:styleId="TableGrid">
    <w:name w:val="Table Grid"/>
    <w:basedOn w:val="TableNormal"/>
    <w:uiPriority w:val="59"/>
    <w:rsid w:val="008772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0D2C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2CC4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D2CC4"/>
    <w:rPr>
      <w:sz w:val="16"/>
      <w:szCs w:val="16"/>
    </w:rPr>
  </w:style>
  <w:style w:type="paragraph" w:styleId="Revision">
    <w:name w:val="Revision"/>
    <w:hidden/>
    <w:uiPriority w:val="99"/>
    <w:semiHidden/>
    <w:rsid w:val="00C83A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89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 (%)</c:v>
                </c:pt>
              </c:strCache>
            </c:strRef>
          </c:tx>
          <c:dPt>
            <c:idx val="0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378-48D5-A15D-54E03A6168B4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378-48D5-A15D-54E03A6168B4}"/>
              </c:ext>
            </c:extLst>
          </c:dPt>
          <c:dPt>
            <c:idx val="2"/>
            <c:bubble3D val="0"/>
            <c:spPr>
              <a:solidFill>
                <a:schemeClr val="accent5">
                  <a:lumMod val="20000"/>
                  <a:lumOff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378-48D5-A15D-54E03A6168B4}"/>
              </c:ext>
            </c:extLst>
          </c:dPt>
          <c:dPt>
            <c:idx val="3"/>
            <c:bubble3D val="0"/>
            <c:spPr>
              <a:solidFill>
                <a:schemeClr val="tx1">
                  <a:lumMod val="75000"/>
                  <a:lumOff val="2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378-48D5-A15D-54E03A6168B4}"/>
              </c:ext>
            </c:extLst>
          </c:dPt>
          <c:dPt>
            <c:idx val="4"/>
            <c:bubble3D val="0"/>
            <c:spPr>
              <a:solidFill>
                <a:srgbClr val="C0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378-48D5-A15D-54E03A6168B4}"/>
              </c:ext>
            </c:extLst>
          </c:dPt>
          <c:dPt>
            <c:idx val="5"/>
            <c:bubble3D val="0"/>
            <c:spPr>
              <a:solidFill>
                <a:srgbClr val="FF66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4378-48D5-A15D-54E03A6168B4}"/>
              </c:ext>
            </c:extLst>
          </c:dPt>
          <c:dPt>
            <c:idx val="6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4378-48D5-A15D-54E03A6168B4}"/>
              </c:ext>
            </c:extLst>
          </c:dPt>
          <c:dPt>
            <c:idx val="7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4378-48D5-A15D-54E03A6168B4}"/>
              </c:ext>
            </c:extLst>
          </c:dPt>
          <c:dPt>
            <c:idx val="8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4378-48D5-A15D-54E03A6168B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Sheet1!$A$2:$A$10</c:f>
              <c:strCache>
                <c:ptCount val="9"/>
                <c:pt idx="0">
                  <c:v>Industrial Plots</c:v>
                </c:pt>
                <c:pt idx="1">
                  <c:v>Commercial Plots</c:v>
                </c:pt>
                <c:pt idx="2">
                  <c:v>Logistics</c:v>
                </c:pt>
                <c:pt idx="3">
                  <c:v>Road &amp; Parking</c:v>
                </c:pt>
                <c:pt idx="4">
                  <c:v>Common Facilities</c:v>
                </c:pt>
                <c:pt idx="5">
                  <c:v>Services</c:v>
                </c:pt>
                <c:pt idx="6">
                  <c:v>Housing</c:v>
                </c:pt>
                <c:pt idx="7">
                  <c:v>Public Purpose Plots</c:v>
                </c:pt>
                <c:pt idx="8">
                  <c:v>Open Space Reserve</c:v>
                </c:pt>
              </c:strCache>
            </c:strRef>
          </c:cat>
          <c:val>
            <c:numRef>
              <c:f>Sheet1!$B$2:$B$10</c:f>
              <c:numCache>
                <c:formatCode>0.00%</c:formatCode>
                <c:ptCount val="9"/>
                <c:pt idx="0">
                  <c:v>0.61240000000000006</c:v>
                </c:pt>
                <c:pt idx="1">
                  <c:v>0.02</c:v>
                </c:pt>
                <c:pt idx="2">
                  <c:v>1.18E-2</c:v>
                </c:pt>
                <c:pt idx="3">
                  <c:v>9.35E-2</c:v>
                </c:pt>
                <c:pt idx="4">
                  <c:v>1.2999999999999999E-2</c:v>
                </c:pt>
                <c:pt idx="5">
                  <c:v>2.3300000000000001E-2</c:v>
                </c:pt>
                <c:pt idx="6">
                  <c:v>4.1500000000000002E-2</c:v>
                </c:pt>
                <c:pt idx="7">
                  <c:v>1.4800000000000001E-2</c:v>
                </c:pt>
                <c:pt idx="8">
                  <c:v>0.1701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4378-48D5-A15D-54E03A6168B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7221284448818897"/>
          <c:y val="0.13305375657887816"/>
          <c:w val="0.31841215551181101"/>
          <c:h val="0.6518610573412242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Dhingra (IN)</dc:creator>
  <cp:keywords/>
  <dc:description/>
  <cp:lastModifiedBy>Kartik Dhingra (IN)</cp:lastModifiedBy>
  <cp:revision>8</cp:revision>
  <dcterms:created xsi:type="dcterms:W3CDTF">2026-01-07T09:45:00Z</dcterms:created>
  <dcterms:modified xsi:type="dcterms:W3CDTF">2026-01-27T13:07:00Z</dcterms:modified>
</cp:coreProperties>
</file>